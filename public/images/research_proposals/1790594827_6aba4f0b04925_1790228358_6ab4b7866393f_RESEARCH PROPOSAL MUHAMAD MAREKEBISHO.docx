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6822DE">
      <w:pPr>
        <w:spacing w:after="0" w:line="360" w:lineRule="auto"/>
        <w:jc w:val="center"/>
        <w:rPr>
          <w:rFonts w:ascii="Times New Roman" w:hAnsi="Times New Roman" w:eastAsia="Times New Roman" w:cs="Times New Roman"/>
          <w:sz w:val="36"/>
          <w:szCs w:val="36"/>
        </w:rPr>
      </w:pPr>
      <w:r>
        <w:rPr>
          <w:rFonts w:ascii="Times New Roman" w:hAnsi="Times New Roman" w:eastAsia="Times New Roman" w:cs="Times New Roman"/>
          <w:sz w:val="36"/>
          <w:szCs w:val="36"/>
        </w:rPr>
        <w:t>THE INSTITUTE OF PUBLIC ADMINISTRATION (IPA)</w:t>
      </w:r>
    </w:p>
    <w:p w14:paraId="710EA4D8">
      <w:pPr>
        <w:shd w:val="clear" w:color="auto" w:fill="FFFFFF"/>
        <w:spacing w:after="0" w:line="240" w:lineRule="auto"/>
        <w:jc w:val="center"/>
        <w:rPr>
          <w:rFonts w:ascii="Times New Roman" w:hAnsi="Times New Roman" w:eastAsia="Times New Roman" w:cs="Times New Roman"/>
          <w:color w:val="222222"/>
          <w:sz w:val="36"/>
          <w:szCs w:val="36"/>
        </w:rPr>
      </w:pPr>
      <w:r>
        <w:drawing>
          <wp:inline distT="0" distB="0" distL="0" distR="0">
            <wp:extent cx="1257300" cy="1279525"/>
            <wp:effectExtent l="19050" t="0" r="0" b="0"/>
            <wp:docPr id="1" name="Picture 1" descr="I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PA"/>
                    <pic:cNvPicPr>
                      <a:picLocks noChangeAspect="1" noChangeArrowheads="1"/>
                    </pic:cNvPicPr>
                  </pic:nvPicPr>
                  <pic:blipFill>
                    <a:blip r:embed="rId9"/>
                    <a:srcRect/>
                    <a:stretch>
                      <a:fillRect/>
                    </a:stretch>
                  </pic:blipFill>
                  <pic:spPr>
                    <a:xfrm>
                      <a:off x="0" y="0"/>
                      <a:ext cx="1257300" cy="1279619"/>
                    </a:xfrm>
                    <a:prstGeom prst="rect">
                      <a:avLst/>
                    </a:prstGeom>
                    <a:noFill/>
                    <a:ln w="9525">
                      <a:noFill/>
                      <a:miter lim="800000"/>
                      <a:headEnd/>
                      <a:tailEnd/>
                    </a:ln>
                  </pic:spPr>
                </pic:pic>
              </a:graphicData>
            </a:graphic>
          </wp:inline>
        </w:drawing>
      </w:r>
    </w:p>
    <w:p w14:paraId="59D6D898">
      <w:pPr>
        <w:shd w:val="clear" w:color="auto" w:fill="FFFFFF"/>
        <w:spacing w:after="0" w:line="240" w:lineRule="auto"/>
        <w:jc w:val="center"/>
        <w:rPr>
          <w:rFonts w:ascii="Times New Roman" w:hAnsi="Times New Roman" w:eastAsia="Times New Roman" w:cs="Times New Roman"/>
          <w:color w:val="222222"/>
          <w:sz w:val="36"/>
          <w:szCs w:val="36"/>
        </w:rPr>
      </w:pPr>
    </w:p>
    <w:p w14:paraId="22402F3D">
      <w:pPr>
        <w:shd w:val="clear" w:color="auto" w:fill="FFFFFF"/>
        <w:spacing w:after="0" w:line="240" w:lineRule="auto"/>
        <w:jc w:val="center"/>
        <w:rPr>
          <w:rFonts w:ascii="Times New Roman" w:hAnsi="Times New Roman" w:eastAsia="Times New Roman" w:cs="Times New Roman"/>
          <w:color w:val="222222"/>
          <w:sz w:val="36"/>
          <w:szCs w:val="36"/>
        </w:rPr>
      </w:pPr>
      <w:r>
        <w:rPr>
          <w:rFonts w:ascii="Times New Roman" w:hAnsi="Times New Roman" w:eastAsia="Times New Roman" w:cs="Times New Roman"/>
          <w:color w:val="222222"/>
          <w:sz w:val="36"/>
          <w:szCs w:val="36"/>
        </w:rPr>
        <w:t>DEPARTMENT OF ART AND SOCIAL SCIENCE</w:t>
      </w:r>
    </w:p>
    <w:p w14:paraId="1360FFD8">
      <w:pPr>
        <w:shd w:val="clear" w:color="auto" w:fill="FFFFFF"/>
        <w:spacing w:after="0" w:line="240" w:lineRule="auto"/>
        <w:jc w:val="center"/>
        <w:rPr>
          <w:rFonts w:ascii="Times New Roman" w:hAnsi="Times New Roman" w:eastAsia="Times New Roman" w:cs="Times New Roman"/>
          <w:color w:val="222222"/>
          <w:sz w:val="36"/>
          <w:szCs w:val="36"/>
        </w:rPr>
      </w:pPr>
    </w:p>
    <w:p w14:paraId="0B43BC4A">
      <w:pPr>
        <w:shd w:val="clear" w:color="auto" w:fill="FFFFFF"/>
        <w:spacing w:after="0" w:line="240" w:lineRule="auto"/>
        <w:jc w:val="center"/>
        <w:rPr>
          <w:rFonts w:ascii="Times New Roman" w:hAnsi="Times New Roman" w:eastAsia="Times New Roman" w:cs="Times New Roman"/>
          <w:color w:val="222222"/>
          <w:sz w:val="36"/>
          <w:szCs w:val="36"/>
        </w:rPr>
      </w:pPr>
      <w:r>
        <w:rPr>
          <w:rFonts w:ascii="Times New Roman" w:hAnsi="Times New Roman" w:eastAsia="Times New Roman" w:cs="Times New Roman"/>
          <w:color w:val="222222"/>
          <w:sz w:val="36"/>
          <w:szCs w:val="36"/>
        </w:rPr>
        <w:t>RESEARCH PROPOSAL</w:t>
      </w:r>
    </w:p>
    <w:p w14:paraId="409B2CEA">
      <w:pPr>
        <w:shd w:val="clear" w:color="auto" w:fill="FFFFFF"/>
        <w:spacing w:after="0" w:line="240" w:lineRule="auto"/>
        <w:jc w:val="center"/>
        <w:rPr>
          <w:rFonts w:ascii="Times New Roman" w:hAnsi="Times New Roman" w:eastAsia="Times New Roman" w:cs="Times New Roman"/>
          <w:color w:val="222222"/>
          <w:sz w:val="36"/>
          <w:szCs w:val="36"/>
        </w:rPr>
      </w:pPr>
    </w:p>
    <w:p w14:paraId="1C16D22B">
      <w:pPr>
        <w:shd w:val="clear" w:color="auto" w:fill="FFFFFF"/>
        <w:spacing w:after="0" w:line="240" w:lineRule="auto"/>
        <w:jc w:val="center"/>
        <w:rPr>
          <w:rFonts w:ascii="Times New Roman" w:hAnsi="Times New Roman" w:eastAsia="Times New Roman" w:cs="Times New Roman"/>
          <w:color w:val="222222"/>
          <w:sz w:val="36"/>
          <w:szCs w:val="36"/>
        </w:rPr>
      </w:pPr>
      <w:r>
        <w:rPr>
          <w:rFonts w:ascii="Times New Roman" w:hAnsi="Times New Roman" w:eastAsia="Times New Roman" w:cs="Times New Roman"/>
          <w:color w:val="222222"/>
          <w:sz w:val="36"/>
          <w:szCs w:val="36"/>
        </w:rPr>
        <w:t xml:space="preserve">THE EFFECT OF EMPLOYEE RELATIONS ON EMPLOYEE PERFORMANCE: A CASE STUDY OF PEOPLE’S BANK OF ZANZIBAR, HEAD OFFICE </w:t>
      </w:r>
    </w:p>
    <w:p w14:paraId="32898833">
      <w:pPr>
        <w:shd w:val="clear" w:color="auto" w:fill="FFFFFF"/>
        <w:spacing w:after="0" w:line="240" w:lineRule="auto"/>
        <w:jc w:val="center"/>
        <w:rPr>
          <w:rFonts w:ascii="Times New Roman" w:hAnsi="Times New Roman" w:eastAsia="Times New Roman" w:cs="Times New Roman"/>
          <w:color w:val="222222"/>
          <w:sz w:val="36"/>
          <w:szCs w:val="36"/>
        </w:rPr>
      </w:pPr>
    </w:p>
    <w:p w14:paraId="613AD86E">
      <w:pPr>
        <w:shd w:val="clear" w:color="auto" w:fill="FFFFFF"/>
        <w:spacing w:after="0" w:line="240" w:lineRule="auto"/>
        <w:jc w:val="center"/>
        <w:rPr>
          <w:rFonts w:ascii="Times New Roman" w:hAnsi="Times New Roman" w:eastAsia="Times New Roman" w:cs="Times New Roman"/>
          <w:color w:val="222222"/>
          <w:sz w:val="36"/>
          <w:szCs w:val="36"/>
        </w:rPr>
      </w:pPr>
      <w:r>
        <w:rPr>
          <w:rFonts w:ascii="Times New Roman" w:hAnsi="Times New Roman" w:eastAsia="Times New Roman" w:cs="Times New Roman"/>
          <w:color w:val="222222"/>
          <w:sz w:val="36"/>
          <w:szCs w:val="36"/>
        </w:rPr>
        <w:t>MASTERS OF SCIENCE IN HUMAN RESOURCES MANAGEMENT</w:t>
      </w:r>
    </w:p>
    <w:p w14:paraId="298DCDE0">
      <w:pPr>
        <w:shd w:val="clear" w:color="auto" w:fill="FFFFFF"/>
        <w:spacing w:after="0" w:line="240" w:lineRule="auto"/>
        <w:jc w:val="center"/>
        <w:rPr>
          <w:rFonts w:ascii="Times New Roman" w:hAnsi="Times New Roman" w:eastAsia="Times New Roman" w:cs="Times New Roman"/>
          <w:color w:val="222222"/>
          <w:sz w:val="36"/>
          <w:szCs w:val="36"/>
        </w:rPr>
      </w:pPr>
    </w:p>
    <w:p w14:paraId="401FE304">
      <w:pPr>
        <w:shd w:val="clear" w:color="auto" w:fill="FFFFFF"/>
        <w:spacing w:after="0" w:line="240" w:lineRule="auto"/>
        <w:jc w:val="center"/>
        <w:rPr>
          <w:rFonts w:ascii="Times New Roman" w:hAnsi="Times New Roman" w:eastAsia="Times New Roman" w:cs="Times New Roman"/>
          <w:color w:val="222222"/>
          <w:sz w:val="36"/>
          <w:szCs w:val="36"/>
        </w:rPr>
      </w:pPr>
    </w:p>
    <w:p w14:paraId="2254E5B9">
      <w:pPr>
        <w:shd w:val="clear" w:color="auto" w:fill="FFFFFF"/>
        <w:spacing w:after="0" w:line="240" w:lineRule="auto"/>
        <w:jc w:val="center"/>
        <w:rPr>
          <w:rFonts w:ascii="Times New Roman" w:hAnsi="Times New Roman" w:eastAsia="Times New Roman" w:cs="Times New Roman"/>
          <w:color w:val="222222"/>
          <w:sz w:val="36"/>
          <w:szCs w:val="36"/>
        </w:rPr>
      </w:pPr>
      <w:r>
        <w:rPr>
          <w:rFonts w:ascii="Times New Roman" w:hAnsi="Times New Roman" w:eastAsia="Times New Roman" w:cs="Times New Roman"/>
          <w:color w:val="222222"/>
          <w:sz w:val="36"/>
          <w:szCs w:val="36"/>
        </w:rPr>
        <w:t>MUHAMAD ZAMANI MSHENGA</w:t>
      </w:r>
    </w:p>
    <w:p w14:paraId="2DFDB8CF">
      <w:pPr>
        <w:shd w:val="clear" w:color="auto" w:fill="FFFFFF"/>
        <w:spacing w:after="0" w:line="240" w:lineRule="auto"/>
        <w:jc w:val="center"/>
        <w:rPr>
          <w:rFonts w:ascii="Times New Roman" w:hAnsi="Times New Roman" w:eastAsia="Times New Roman" w:cs="Times New Roman"/>
          <w:color w:val="222222"/>
          <w:sz w:val="36"/>
          <w:szCs w:val="36"/>
        </w:rPr>
      </w:pPr>
      <w:r>
        <w:rPr>
          <w:rFonts w:ascii="Times New Roman" w:hAnsi="Times New Roman" w:eastAsia="Times New Roman" w:cs="Times New Roman"/>
          <w:color w:val="222222"/>
          <w:sz w:val="36"/>
          <w:szCs w:val="36"/>
        </w:rPr>
        <w:t>REG. NO. MA/IPA/009/HR.2025</w:t>
      </w:r>
    </w:p>
    <w:p w14:paraId="79A7A56D">
      <w:pPr>
        <w:shd w:val="clear" w:color="auto" w:fill="FFFFFF"/>
        <w:spacing w:after="0" w:line="240" w:lineRule="auto"/>
        <w:jc w:val="center"/>
        <w:rPr>
          <w:rFonts w:ascii="Times New Roman" w:hAnsi="Times New Roman" w:eastAsia="Times New Roman" w:cs="Times New Roman"/>
          <w:color w:val="222222"/>
          <w:sz w:val="36"/>
          <w:szCs w:val="36"/>
        </w:rPr>
      </w:pPr>
    </w:p>
    <w:p w14:paraId="2F824AB3">
      <w:pPr>
        <w:shd w:val="clear" w:color="auto" w:fill="FFFFFF"/>
        <w:spacing w:after="0" w:line="240" w:lineRule="auto"/>
        <w:jc w:val="center"/>
        <w:rPr>
          <w:rFonts w:ascii="Times New Roman" w:hAnsi="Times New Roman" w:eastAsia="Times New Roman" w:cs="Times New Roman"/>
          <w:color w:val="222222"/>
          <w:sz w:val="36"/>
          <w:szCs w:val="36"/>
        </w:rPr>
      </w:pPr>
      <w:r>
        <w:rPr>
          <w:rFonts w:ascii="Times New Roman" w:hAnsi="Times New Roman" w:eastAsia="Times New Roman" w:cs="Times New Roman"/>
          <w:color w:val="222222"/>
          <w:sz w:val="36"/>
          <w:szCs w:val="36"/>
        </w:rPr>
        <w:t xml:space="preserve">SUPERVISORS NAME: Dr. OMAR SALIM ALI AND </w:t>
      </w:r>
    </w:p>
    <w:p w14:paraId="3478717F">
      <w:pPr>
        <w:shd w:val="clear" w:color="auto" w:fill="FFFFFF"/>
        <w:spacing w:after="0" w:line="240" w:lineRule="auto"/>
        <w:jc w:val="center"/>
        <w:rPr>
          <w:rFonts w:ascii="Times New Roman" w:hAnsi="Times New Roman" w:eastAsia="Times New Roman" w:cs="Times New Roman"/>
          <w:color w:val="222222"/>
          <w:sz w:val="36"/>
          <w:szCs w:val="36"/>
        </w:rPr>
      </w:pPr>
      <w:r>
        <w:rPr>
          <w:rFonts w:ascii="Times New Roman" w:hAnsi="Times New Roman" w:eastAsia="Times New Roman" w:cs="Times New Roman"/>
          <w:color w:val="222222"/>
          <w:sz w:val="36"/>
          <w:szCs w:val="36"/>
        </w:rPr>
        <w:t xml:space="preserve">Mr. MATTAR BAKAR HAJI. </w:t>
      </w:r>
    </w:p>
    <w:p w14:paraId="0BA6DF05">
      <w:pPr>
        <w:shd w:val="clear" w:color="auto" w:fill="FFFFFF"/>
        <w:spacing w:after="0" w:line="240" w:lineRule="auto"/>
        <w:jc w:val="center"/>
        <w:rPr>
          <w:rFonts w:ascii="Times New Roman" w:hAnsi="Times New Roman" w:eastAsia="Times New Roman" w:cs="Times New Roman"/>
          <w:color w:val="222222"/>
          <w:sz w:val="36"/>
          <w:szCs w:val="36"/>
        </w:rPr>
      </w:pPr>
    </w:p>
    <w:p w14:paraId="1BC67A0B">
      <w:pPr>
        <w:shd w:val="clear" w:color="auto" w:fill="FFFFFF"/>
        <w:spacing w:after="0" w:line="240" w:lineRule="auto"/>
        <w:jc w:val="center"/>
        <w:rPr>
          <w:rFonts w:ascii="Times New Roman" w:hAnsi="Times New Roman" w:eastAsia="Times New Roman" w:cs="Times New Roman"/>
          <w:color w:val="222222"/>
          <w:sz w:val="16"/>
          <w:szCs w:val="36"/>
        </w:rPr>
      </w:pPr>
    </w:p>
    <w:p w14:paraId="2844A674">
      <w:pPr>
        <w:shd w:val="clear" w:color="auto" w:fill="FFFFFF"/>
        <w:spacing w:after="0" w:line="240" w:lineRule="auto"/>
        <w:jc w:val="center"/>
        <w:rPr>
          <w:rFonts w:ascii="Times New Roman" w:hAnsi="Times New Roman" w:eastAsia="Times New Roman" w:cs="Times New Roman"/>
          <w:color w:val="222222"/>
          <w:sz w:val="36"/>
          <w:szCs w:val="36"/>
        </w:rPr>
      </w:pPr>
      <w:r>
        <w:rPr>
          <w:rFonts w:ascii="Times New Roman" w:hAnsi="Times New Roman" w:eastAsia="Times New Roman" w:cs="Times New Roman"/>
          <w:color w:val="222222"/>
          <w:sz w:val="36"/>
          <w:szCs w:val="36"/>
        </w:rPr>
        <w:t>A Research Proposal Submitted in Partial fulfilment of the Requirements for the award of Masters of Science in Human Resources Management of the Institute of Public Administration</w:t>
      </w:r>
    </w:p>
    <w:p w14:paraId="6CB27B4B">
      <w:pPr>
        <w:shd w:val="clear" w:color="auto" w:fill="FFFFFF"/>
        <w:spacing w:after="0" w:line="240" w:lineRule="auto"/>
        <w:jc w:val="center"/>
        <w:rPr>
          <w:rFonts w:ascii="Times New Roman" w:hAnsi="Times New Roman" w:eastAsia="Times New Roman" w:cs="Times New Roman"/>
          <w:color w:val="222222"/>
          <w:sz w:val="36"/>
          <w:szCs w:val="36"/>
        </w:rPr>
      </w:pPr>
    </w:p>
    <w:p w14:paraId="1630CD35">
      <w:pPr>
        <w:shd w:val="clear" w:color="auto" w:fill="FFFFFF"/>
        <w:spacing w:after="0" w:line="240" w:lineRule="auto"/>
        <w:jc w:val="center"/>
        <w:rPr>
          <w:rFonts w:ascii="Times New Roman" w:hAnsi="Times New Roman" w:eastAsia="Times New Roman" w:cs="Times New Roman"/>
          <w:color w:val="222222"/>
          <w:sz w:val="36"/>
          <w:szCs w:val="36"/>
        </w:rPr>
        <w:sectPr>
          <w:footerReference r:id="rId6" w:type="first"/>
          <w:footerReference r:id="rId5" w:type="default"/>
          <w:pgSz w:w="12240" w:h="15840"/>
          <w:pgMar w:top="1440" w:right="1440" w:bottom="1440" w:left="1440" w:header="720" w:footer="720" w:gutter="0"/>
          <w:cols w:space="720" w:num="1"/>
          <w:titlePg/>
          <w:docGrid w:linePitch="360" w:charSpace="0"/>
        </w:sectPr>
      </w:pPr>
      <w:r>
        <w:rPr>
          <w:rFonts w:ascii="Times New Roman" w:hAnsi="Times New Roman" w:eastAsia="Times New Roman" w:cs="Times New Roman"/>
          <w:color w:val="222222"/>
          <w:sz w:val="36"/>
          <w:szCs w:val="36"/>
        </w:rPr>
        <w:t>AUGUST, 2026</w:t>
      </w:r>
    </w:p>
    <w:p w14:paraId="693D1F87">
      <w:pPr>
        <w:jc w:val="center"/>
        <w:rPr>
          <w:rFonts w:ascii="Times New Roman" w:hAnsi="Times New Roman" w:cs="Times New Roman"/>
          <w:b/>
          <w:sz w:val="24"/>
          <w:szCs w:val="24"/>
        </w:rPr>
      </w:pPr>
      <w:r>
        <w:rPr>
          <w:rFonts w:ascii="Times New Roman" w:hAnsi="Times New Roman" w:cs="Times New Roman"/>
          <w:b/>
          <w:sz w:val="24"/>
          <w:szCs w:val="24"/>
        </w:rPr>
        <w:t>ABSTRACT</w:t>
      </w:r>
    </w:p>
    <w:p w14:paraId="68EF5D80">
      <w:pPr>
        <w:jc w:val="center"/>
        <w:rPr>
          <w:rFonts w:ascii="Times New Roman" w:hAnsi="Times New Roman" w:cs="Times New Roman"/>
          <w:b/>
          <w:sz w:val="24"/>
          <w:szCs w:val="24"/>
        </w:rPr>
      </w:pPr>
    </w:p>
    <w:p w14:paraId="41E2E113">
      <w:pPr>
        <w:jc w:val="center"/>
        <w:rPr>
          <w:rFonts w:ascii="Times New Roman" w:hAnsi="Times New Roman" w:cs="Times New Roman"/>
          <w:b/>
          <w:sz w:val="24"/>
          <w:szCs w:val="24"/>
        </w:rPr>
      </w:pPr>
    </w:p>
    <w:p w14:paraId="37E16D1F">
      <w:pPr>
        <w:jc w:val="center"/>
        <w:rPr>
          <w:rFonts w:ascii="Times New Roman" w:hAnsi="Times New Roman" w:cs="Times New Roman"/>
          <w:b/>
          <w:sz w:val="24"/>
          <w:szCs w:val="24"/>
        </w:rPr>
      </w:pPr>
    </w:p>
    <w:p w14:paraId="5E240238">
      <w:pPr>
        <w:jc w:val="center"/>
        <w:rPr>
          <w:rFonts w:ascii="Times New Roman" w:hAnsi="Times New Roman" w:cs="Times New Roman"/>
          <w:b/>
          <w:sz w:val="24"/>
          <w:szCs w:val="24"/>
        </w:rPr>
      </w:pPr>
    </w:p>
    <w:p w14:paraId="267614E2">
      <w:pPr>
        <w:jc w:val="center"/>
        <w:rPr>
          <w:rFonts w:ascii="Times New Roman" w:hAnsi="Times New Roman" w:cs="Times New Roman"/>
          <w:b/>
          <w:sz w:val="24"/>
          <w:szCs w:val="24"/>
        </w:rPr>
      </w:pPr>
    </w:p>
    <w:p w14:paraId="1B0BE338">
      <w:pPr>
        <w:jc w:val="center"/>
        <w:rPr>
          <w:rFonts w:ascii="Times New Roman" w:hAnsi="Times New Roman" w:cs="Times New Roman"/>
          <w:b/>
          <w:sz w:val="24"/>
          <w:szCs w:val="24"/>
        </w:rPr>
      </w:pPr>
    </w:p>
    <w:p w14:paraId="321888E7">
      <w:pPr>
        <w:jc w:val="center"/>
        <w:rPr>
          <w:rFonts w:ascii="Times New Roman" w:hAnsi="Times New Roman" w:cs="Times New Roman"/>
          <w:b/>
          <w:sz w:val="24"/>
          <w:szCs w:val="24"/>
        </w:rPr>
      </w:pPr>
    </w:p>
    <w:p w14:paraId="7248CA2D">
      <w:pPr>
        <w:jc w:val="center"/>
        <w:rPr>
          <w:rFonts w:ascii="Times New Roman" w:hAnsi="Times New Roman" w:cs="Times New Roman"/>
          <w:b/>
          <w:sz w:val="24"/>
          <w:szCs w:val="24"/>
        </w:rPr>
      </w:pPr>
    </w:p>
    <w:p w14:paraId="6D810C64">
      <w:pPr>
        <w:jc w:val="center"/>
        <w:rPr>
          <w:rFonts w:ascii="Times New Roman" w:hAnsi="Times New Roman" w:cs="Times New Roman"/>
          <w:b/>
          <w:sz w:val="24"/>
          <w:szCs w:val="24"/>
        </w:rPr>
      </w:pPr>
    </w:p>
    <w:p w14:paraId="0AC555D6">
      <w:pPr>
        <w:jc w:val="center"/>
        <w:rPr>
          <w:rFonts w:ascii="Times New Roman" w:hAnsi="Times New Roman" w:cs="Times New Roman"/>
          <w:b/>
          <w:sz w:val="24"/>
          <w:szCs w:val="24"/>
        </w:rPr>
      </w:pPr>
    </w:p>
    <w:p w14:paraId="4F7AAFCF">
      <w:pPr>
        <w:jc w:val="center"/>
        <w:rPr>
          <w:rFonts w:ascii="Times New Roman" w:hAnsi="Times New Roman" w:cs="Times New Roman"/>
          <w:b/>
          <w:sz w:val="24"/>
          <w:szCs w:val="24"/>
        </w:rPr>
      </w:pPr>
    </w:p>
    <w:p w14:paraId="30B77377">
      <w:pPr>
        <w:jc w:val="center"/>
        <w:rPr>
          <w:rFonts w:ascii="Times New Roman" w:hAnsi="Times New Roman" w:cs="Times New Roman"/>
          <w:b/>
          <w:sz w:val="24"/>
          <w:szCs w:val="24"/>
        </w:rPr>
      </w:pPr>
    </w:p>
    <w:p w14:paraId="08D558DA">
      <w:pPr>
        <w:jc w:val="center"/>
        <w:rPr>
          <w:rFonts w:ascii="Times New Roman" w:hAnsi="Times New Roman" w:cs="Times New Roman"/>
          <w:b/>
          <w:sz w:val="24"/>
          <w:szCs w:val="24"/>
        </w:rPr>
      </w:pPr>
    </w:p>
    <w:p w14:paraId="7BBE54A5">
      <w:pPr>
        <w:jc w:val="center"/>
        <w:rPr>
          <w:rFonts w:ascii="Times New Roman" w:hAnsi="Times New Roman" w:cs="Times New Roman"/>
          <w:b/>
          <w:sz w:val="24"/>
          <w:szCs w:val="24"/>
        </w:rPr>
      </w:pPr>
    </w:p>
    <w:p w14:paraId="4FC239A6">
      <w:pPr>
        <w:jc w:val="center"/>
        <w:rPr>
          <w:rFonts w:ascii="Times New Roman" w:hAnsi="Times New Roman" w:cs="Times New Roman"/>
          <w:b/>
          <w:sz w:val="24"/>
          <w:szCs w:val="24"/>
        </w:rPr>
      </w:pPr>
    </w:p>
    <w:p w14:paraId="692A6AF2">
      <w:pPr>
        <w:jc w:val="center"/>
        <w:rPr>
          <w:rFonts w:ascii="Times New Roman" w:hAnsi="Times New Roman" w:cs="Times New Roman"/>
          <w:b/>
          <w:sz w:val="24"/>
          <w:szCs w:val="24"/>
        </w:rPr>
      </w:pPr>
    </w:p>
    <w:p w14:paraId="1B55B75C">
      <w:pPr>
        <w:jc w:val="center"/>
        <w:rPr>
          <w:rFonts w:ascii="Times New Roman" w:hAnsi="Times New Roman" w:cs="Times New Roman"/>
          <w:b/>
          <w:sz w:val="24"/>
          <w:szCs w:val="24"/>
        </w:rPr>
      </w:pPr>
    </w:p>
    <w:p w14:paraId="4267F80C">
      <w:pPr>
        <w:jc w:val="center"/>
        <w:rPr>
          <w:rFonts w:ascii="Times New Roman" w:hAnsi="Times New Roman" w:cs="Times New Roman"/>
          <w:b/>
          <w:sz w:val="24"/>
          <w:szCs w:val="24"/>
        </w:rPr>
      </w:pPr>
    </w:p>
    <w:p w14:paraId="29A3C3F8">
      <w:pPr>
        <w:jc w:val="center"/>
        <w:rPr>
          <w:rFonts w:ascii="Times New Roman" w:hAnsi="Times New Roman" w:cs="Times New Roman"/>
          <w:b/>
          <w:sz w:val="24"/>
          <w:szCs w:val="24"/>
        </w:rPr>
      </w:pPr>
    </w:p>
    <w:p w14:paraId="0AA1D23F">
      <w:pPr>
        <w:jc w:val="center"/>
        <w:rPr>
          <w:rFonts w:ascii="Times New Roman" w:hAnsi="Times New Roman" w:cs="Times New Roman"/>
          <w:b/>
          <w:sz w:val="24"/>
          <w:szCs w:val="24"/>
        </w:rPr>
      </w:pPr>
    </w:p>
    <w:p w14:paraId="7D0B637F">
      <w:pPr>
        <w:jc w:val="center"/>
        <w:rPr>
          <w:rFonts w:ascii="Times New Roman" w:hAnsi="Times New Roman" w:cs="Times New Roman"/>
          <w:b/>
          <w:sz w:val="24"/>
          <w:szCs w:val="24"/>
        </w:rPr>
      </w:pPr>
    </w:p>
    <w:p w14:paraId="38F4EA36">
      <w:pPr>
        <w:jc w:val="center"/>
        <w:rPr>
          <w:rFonts w:ascii="Times New Roman" w:hAnsi="Times New Roman" w:cs="Times New Roman"/>
          <w:b/>
          <w:sz w:val="24"/>
          <w:szCs w:val="24"/>
        </w:rPr>
      </w:pPr>
    </w:p>
    <w:p w14:paraId="26C9E2D3">
      <w:pPr>
        <w:jc w:val="center"/>
        <w:rPr>
          <w:rFonts w:ascii="Times New Roman" w:hAnsi="Times New Roman" w:cs="Times New Roman"/>
          <w:b/>
          <w:sz w:val="24"/>
          <w:szCs w:val="24"/>
        </w:rPr>
      </w:pPr>
    </w:p>
    <w:p w14:paraId="2A0F7DE3">
      <w:pPr>
        <w:jc w:val="center"/>
        <w:rPr>
          <w:rFonts w:ascii="Times New Roman" w:hAnsi="Times New Roman" w:cs="Times New Roman"/>
          <w:b/>
          <w:sz w:val="24"/>
          <w:szCs w:val="24"/>
        </w:rPr>
      </w:pPr>
    </w:p>
    <w:p w14:paraId="2F5D4103">
      <w:pPr>
        <w:jc w:val="center"/>
        <w:rPr>
          <w:rFonts w:ascii="Times New Roman" w:hAnsi="Times New Roman" w:cs="Times New Roman"/>
          <w:b/>
          <w:sz w:val="24"/>
          <w:szCs w:val="24"/>
        </w:rPr>
      </w:pPr>
    </w:p>
    <w:p w14:paraId="2793D7DF">
      <w:pPr>
        <w:jc w:val="center"/>
        <w:rPr>
          <w:rFonts w:ascii="Times New Roman" w:hAnsi="Times New Roman" w:cs="Times New Roman"/>
          <w:b/>
          <w:sz w:val="24"/>
          <w:szCs w:val="24"/>
        </w:rPr>
      </w:pPr>
    </w:p>
    <w:p w14:paraId="6DCD604C">
      <w:pPr>
        <w:jc w:val="center"/>
        <w:rPr>
          <w:rFonts w:ascii="Times New Roman" w:hAnsi="Times New Roman" w:cs="Times New Roman"/>
          <w:b/>
          <w:sz w:val="24"/>
          <w:szCs w:val="24"/>
        </w:rPr>
      </w:pPr>
    </w:p>
    <w:p w14:paraId="7AF43F17">
      <w:pPr>
        <w:jc w:val="center"/>
        <w:rPr>
          <w:rFonts w:ascii="Times New Roman" w:hAnsi="Times New Roman" w:cs="Times New Roman"/>
          <w:b/>
          <w:sz w:val="24"/>
          <w:szCs w:val="24"/>
        </w:rPr>
      </w:pPr>
      <w:r>
        <w:rPr>
          <w:rFonts w:ascii="Times New Roman" w:hAnsi="Times New Roman" w:cs="Times New Roman"/>
          <w:b/>
          <w:sz w:val="24"/>
          <w:szCs w:val="24"/>
        </w:rPr>
        <w:t>TABLE OF CONTENTS</w:t>
      </w:r>
    </w:p>
    <w:p w14:paraId="07253C63">
      <w:pPr>
        <w:jc w:val="center"/>
        <w:rPr>
          <w:rFonts w:ascii="Times New Roman" w:hAnsi="Times New Roman" w:cs="Times New Roman"/>
          <w:b/>
          <w:sz w:val="24"/>
          <w:szCs w:val="24"/>
        </w:rPr>
      </w:pPr>
    </w:p>
    <w:p w14:paraId="3A8A4C26">
      <w:pPr>
        <w:jc w:val="center"/>
        <w:rPr>
          <w:rFonts w:ascii="Times New Roman" w:hAnsi="Times New Roman" w:cs="Times New Roman"/>
          <w:b/>
          <w:sz w:val="24"/>
          <w:szCs w:val="24"/>
        </w:rPr>
      </w:pPr>
    </w:p>
    <w:p w14:paraId="669831C2">
      <w:pPr>
        <w:jc w:val="center"/>
        <w:rPr>
          <w:rFonts w:ascii="Times New Roman" w:hAnsi="Times New Roman" w:cs="Times New Roman"/>
          <w:b/>
          <w:sz w:val="24"/>
          <w:szCs w:val="24"/>
        </w:rPr>
      </w:pPr>
    </w:p>
    <w:p w14:paraId="77B9C527">
      <w:pPr>
        <w:jc w:val="center"/>
        <w:rPr>
          <w:rFonts w:ascii="Times New Roman" w:hAnsi="Times New Roman" w:cs="Times New Roman"/>
          <w:b/>
          <w:sz w:val="24"/>
          <w:szCs w:val="24"/>
        </w:rPr>
      </w:pPr>
    </w:p>
    <w:p w14:paraId="2CCD55AA">
      <w:pPr>
        <w:jc w:val="center"/>
        <w:rPr>
          <w:rFonts w:ascii="Times New Roman" w:hAnsi="Times New Roman" w:cs="Times New Roman"/>
          <w:b/>
          <w:sz w:val="24"/>
          <w:szCs w:val="24"/>
        </w:rPr>
      </w:pPr>
    </w:p>
    <w:p w14:paraId="5C5C3532">
      <w:pPr>
        <w:jc w:val="center"/>
        <w:rPr>
          <w:rFonts w:ascii="Times New Roman" w:hAnsi="Times New Roman" w:cs="Times New Roman"/>
          <w:b/>
          <w:sz w:val="24"/>
          <w:szCs w:val="24"/>
        </w:rPr>
      </w:pPr>
    </w:p>
    <w:p w14:paraId="5871A238">
      <w:pPr>
        <w:jc w:val="center"/>
        <w:rPr>
          <w:rFonts w:ascii="Times New Roman" w:hAnsi="Times New Roman" w:cs="Times New Roman"/>
          <w:b/>
          <w:sz w:val="24"/>
          <w:szCs w:val="24"/>
        </w:rPr>
      </w:pPr>
    </w:p>
    <w:p w14:paraId="1A691D21">
      <w:pPr>
        <w:jc w:val="center"/>
        <w:rPr>
          <w:rFonts w:ascii="Times New Roman" w:hAnsi="Times New Roman" w:cs="Times New Roman"/>
          <w:b/>
          <w:sz w:val="24"/>
          <w:szCs w:val="24"/>
        </w:rPr>
      </w:pPr>
    </w:p>
    <w:p w14:paraId="4D8F4C36">
      <w:pPr>
        <w:jc w:val="center"/>
        <w:rPr>
          <w:rFonts w:ascii="Times New Roman" w:hAnsi="Times New Roman" w:cs="Times New Roman"/>
          <w:b/>
          <w:sz w:val="24"/>
          <w:szCs w:val="24"/>
        </w:rPr>
      </w:pPr>
    </w:p>
    <w:p w14:paraId="0D6B8990">
      <w:pPr>
        <w:jc w:val="center"/>
        <w:rPr>
          <w:rFonts w:ascii="Times New Roman" w:hAnsi="Times New Roman" w:cs="Times New Roman"/>
          <w:b/>
          <w:sz w:val="24"/>
          <w:szCs w:val="24"/>
        </w:rPr>
      </w:pPr>
    </w:p>
    <w:p w14:paraId="718919E6">
      <w:pPr>
        <w:jc w:val="center"/>
        <w:rPr>
          <w:rFonts w:ascii="Times New Roman" w:hAnsi="Times New Roman" w:cs="Times New Roman"/>
          <w:b/>
          <w:sz w:val="24"/>
          <w:szCs w:val="24"/>
        </w:rPr>
      </w:pPr>
    </w:p>
    <w:p w14:paraId="33B37C6C">
      <w:pPr>
        <w:jc w:val="center"/>
        <w:rPr>
          <w:rFonts w:ascii="Times New Roman" w:hAnsi="Times New Roman" w:cs="Times New Roman"/>
          <w:b/>
          <w:sz w:val="24"/>
          <w:szCs w:val="24"/>
        </w:rPr>
      </w:pPr>
    </w:p>
    <w:p w14:paraId="07B91C6C">
      <w:pPr>
        <w:jc w:val="center"/>
        <w:rPr>
          <w:rFonts w:ascii="Times New Roman" w:hAnsi="Times New Roman" w:cs="Times New Roman"/>
          <w:b/>
          <w:sz w:val="24"/>
          <w:szCs w:val="24"/>
        </w:rPr>
      </w:pPr>
    </w:p>
    <w:p w14:paraId="6383FEE6">
      <w:pPr>
        <w:jc w:val="center"/>
        <w:rPr>
          <w:rFonts w:ascii="Times New Roman" w:hAnsi="Times New Roman" w:cs="Times New Roman"/>
          <w:b/>
          <w:sz w:val="24"/>
          <w:szCs w:val="24"/>
        </w:rPr>
      </w:pPr>
    </w:p>
    <w:p w14:paraId="59D6A913">
      <w:pPr>
        <w:jc w:val="center"/>
        <w:rPr>
          <w:rFonts w:ascii="Times New Roman" w:hAnsi="Times New Roman" w:cs="Times New Roman"/>
          <w:b/>
          <w:sz w:val="24"/>
          <w:szCs w:val="24"/>
        </w:rPr>
      </w:pPr>
    </w:p>
    <w:p w14:paraId="1B2130D8">
      <w:pPr>
        <w:jc w:val="center"/>
        <w:rPr>
          <w:rFonts w:ascii="Times New Roman" w:hAnsi="Times New Roman" w:cs="Times New Roman"/>
          <w:b/>
          <w:sz w:val="24"/>
          <w:szCs w:val="24"/>
        </w:rPr>
      </w:pPr>
    </w:p>
    <w:p w14:paraId="635B9A5F">
      <w:pPr>
        <w:jc w:val="center"/>
        <w:rPr>
          <w:rFonts w:ascii="Times New Roman" w:hAnsi="Times New Roman" w:cs="Times New Roman"/>
          <w:b/>
          <w:sz w:val="24"/>
          <w:szCs w:val="24"/>
        </w:rPr>
      </w:pPr>
    </w:p>
    <w:p w14:paraId="4C3E086D">
      <w:pPr>
        <w:jc w:val="center"/>
        <w:rPr>
          <w:rFonts w:ascii="Times New Roman" w:hAnsi="Times New Roman" w:cs="Times New Roman"/>
          <w:b/>
          <w:sz w:val="24"/>
          <w:szCs w:val="24"/>
        </w:rPr>
      </w:pPr>
    </w:p>
    <w:p w14:paraId="02D6163E">
      <w:pPr>
        <w:jc w:val="center"/>
        <w:rPr>
          <w:rFonts w:ascii="Times New Roman" w:hAnsi="Times New Roman" w:cs="Times New Roman"/>
          <w:b/>
          <w:sz w:val="24"/>
          <w:szCs w:val="24"/>
        </w:rPr>
      </w:pPr>
    </w:p>
    <w:p w14:paraId="6A1FF76D">
      <w:pPr>
        <w:jc w:val="center"/>
        <w:rPr>
          <w:rFonts w:ascii="Times New Roman" w:hAnsi="Times New Roman" w:cs="Times New Roman"/>
          <w:b/>
          <w:sz w:val="24"/>
          <w:szCs w:val="24"/>
        </w:rPr>
      </w:pPr>
    </w:p>
    <w:p w14:paraId="67640590">
      <w:pPr>
        <w:jc w:val="center"/>
        <w:rPr>
          <w:rFonts w:ascii="Times New Roman" w:hAnsi="Times New Roman" w:cs="Times New Roman"/>
          <w:b/>
          <w:sz w:val="24"/>
          <w:szCs w:val="24"/>
        </w:rPr>
      </w:pPr>
    </w:p>
    <w:p w14:paraId="0336448D">
      <w:pPr>
        <w:jc w:val="center"/>
        <w:rPr>
          <w:rFonts w:ascii="Times New Roman" w:hAnsi="Times New Roman" w:cs="Times New Roman"/>
          <w:b/>
          <w:sz w:val="24"/>
          <w:szCs w:val="24"/>
        </w:rPr>
      </w:pPr>
    </w:p>
    <w:p w14:paraId="53F08387">
      <w:pPr>
        <w:jc w:val="center"/>
        <w:rPr>
          <w:rFonts w:ascii="Times New Roman" w:hAnsi="Times New Roman" w:cs="Times New Roman"/>
          <w:b/>
          <w:sz w:val="24"/>
          <w:szCs w:val="24"/>
        </w:rPr>
      </w:pPr>
    </w:p>
    <w:p w14:paraId="4CF2B5A0">
      <w:pPr>
        <w:jc w:val="center"/>
        <w:rPr>
          <w:rFonts w:ascii="Times New Roman" w:hAnsi="Times New Roman" w:cs="Times New Roman"/>
          <w:b/>
          <w:sz w:val="24"/>
          <w:szCs w:val="24"/>
        </w:rPr>
      </w:pPr>
    </w:p>
    <w:p w14:paraId="162E94F8">
      <w:pPr>
        <w:jc w:val="center"/>
        <w:rPr>
          <w:rFonts w:ascii="Times New Roman" w:hAnsi="Times New Roman" w:cs="Times New Roman"/>
          <w:b/>
          <w:sz w:val="24"/>
          <w:szCs w:val="24"/>
        </w:rPr>
      </w:pPr>
    </w:p>
    <w:p w14:paraId="14159968">
      <w:pPr>
        <w:jc w:val="center"/>
        <w:rPr>
          <w:rFonts w:ascii="Times New Roman" w:hAnsi="Times New Roman" w:cs="Times New Roman"/>
          <w:b/>
          <w:sz w:val="24"/>
          <w:szCs w:val="24"/>
        </w:rPr>
      </w:pPr>
    </w:p>
    <w:p w14:paraId="1BAADDCF">
      <w:pPr>
        <w:jc w:val="center"/>
        <w:rPr>
          <w:rFonts w:ascii="Times New Roman" w:hAnsi="Times New Roman" w:cs="Times New Roman"/>
          <w:b/>
          <w:sz w:val="24"/>
          <w:szCs w:val="24"/>
        </w:rPr>
      </w:pPr>
    </w:p>
    <w:p w14:paraId="050C1C6E">
      <w:pPr>
        <w:jc w:val="center"/>
        <w:rPr>
          <w:rFonts w:ascii="Times New Roman" w:hAnsi="Times New Roman" w:cs="Times New Roman"/>
          <w:b/>
          <w:sz w:val="24"/>
          <w:szCs w:val="24"/>
        </w:rPr>
      </w:pPr>
      <w:r>
        <w:rPr>
          <w:rFonts w:ascii="Times New Roman" w:hAnsi="Times New Roman" w:cs="Times New Roman"/>
          <w:b/>
          <w:sz w:val="24"/>
          <w:szCs w:val="24"/>
        </w:rPr>
        <w:t>LIST OF ABBREVIATIONS</w:t>
      </w:r>
    </w:p>
    <w:p w14:paraId="3CAB4D5A">
      <w:pPr>
        <w:jc w:val="center"/>
        <w:rPr>
          <w:rFonts w:ascii="Times New Roman" w:hAnsi="Times New Roman" w:cs="Times New Roman"/>
          <w:b/>
          <w:sz w:val="24"/>
          <w:szCs w:val="24"/>
        </w:rPr>
      </w:pPr>
    </w:p>
    <w:p w14:paraId="12C341AD">
      <w:pPr>
        <w:jc w:val="center"/>
        <w:rPr>
          <w:rFonts w:ascii="Times New Roman" w:hAnsi="Times New Roman" w:cs="Times New Roman"/>
          <w:b/>
          <w:sz w:val="24"/>
          <w:szCs w:val="24"/>
        </w:rPr>
      </w:pPr>
    </w:p>
    <w:p w14:paraId="67BB445D">
      <w:pPr>
        <w:jc w:val="center"/>
        <w:rPr>
          <w:rFonts w:ascii="Times New Roman" w:hAnsi="Times New Roman" w:cs="Times New Roman"/>
          <w:b/>
          <w:sz w:val="24"/>
          <w:szCs w:val="24"/>
        </w:rPr>
      </w:pPr>
    </w:p>
    <w:p w14:paraId="163A9EAC">
      <w:pPr>
        <w:jc w:val="center"/>
        <w:rPr>
          <w:rFonts w:ascii="Times New Roman" w:hAnsi="Times New Roman" w:cs="Times New Roman"/>
          <w:b/>
          <w:sz w:val="24"/>
          <w:szCs w:val="24"/>
        </w:rPr>
      </w:pPr>
    </w:p>
    <w:p w14:paraId="61E5DBC3">
      <w:pPr>
        <w:jc w:val="center"/>
        <w:rPr>
          <w:rFonts w:ascii="Times New Roman" w:hAnsi="Times New Roman" w:cs="Times New Roman"/>
          <w:b/>
          <w:sz w:val="24"/>
          <w:szCs w:val="24"/>
        </w:rPr>
      </w:pPr>
    </w:p>
    <w:p w14:paraId="4A2CB948">
      <w:pPr>
        <w:jc w:val="center"/>
        <w:rPr>
          <w:rFonts w:ascii="Times New Roman" w:hAnsi="Times New Roman" w:cs="Times New Roman"/>
          <w:b/>
          <w:sz w:val="24"/>
          <w:szCs w:val="24"/>
        </w:rPr>
      </w:pPr>
    </w:p>
    <w:p w14:paraId="30CCD925">
      <w:pPr>
        <w:jc w:val="center"/>
        <w:rPr>
          <w:rFonts w:ascii="Times New Roman" w:hAnsi="Times New Roman" w:cs="Times New Roman"/>
          <w:b/>
          <w:sz w:val="24"/>
          <w:szCs w:val="24"/>
        </w:rPr>
      </w:pPr>
    </w:p>
    <w:p w14:paraId="3DB3400D">
      <w:pPr>
        <w:jc w:val="center"/>
        <w:rPr>
          <w:rFonts w:ascii="Times New Roman" w:hAnsi="Times New Roman" w:cs="Times New Roman"/>
          <w:b/>
          <w:sz w:val="24"/>
          <w:szCs w:val="24"/>
        </w:rPr>
      </w:pPr>
    </w:p>
    <w:p w14:paraId="20AD03DF">
      <w:pPr>
        <w:jc w:val="center"/>
        <w:rPr>
          <w:rFonts w:ascii="Times New Roman" w:hAnsi="Times New Roman" w:cs="Times New Roman"/>
          <w:b/>
          <w:sz w:val="24"/>
          <w:szCs w:val="24"/>
        </w:rPr>
      </w:pPr>
    </w:p>
    <w:p w14:paraId="287A50FD">
      <w:pPr>
        <w:jc w:val="center"/>
        <w:rPr>
          <w:rFonts w:ascii="Times New Roman" w:hAnsi="Times New Roman" w:cs="Times New Roman"/>
          <w:b/>
          <w:sz w:val="24"/>
          <w:szCs w:val="24"/>
        </w:rPr>
      </w:pPr>
    </w:p>
    <w:p w14:paraId="7781BE9E">
      <w:pPr>
        <w:jc w:val="center"/>
        <w:rPr>
          <w:rFonts w:ascii="Times New Roman" w:hAnsi="Times New Roman" w:cs="Times New Roman"/>
          <w:b/>
          <w:sz w:val="24"/>
          <w:szCs w:val="24"/>
        </w:rPr>
      </w:pPr>
    </w:p>
    <w:p w14:paraId="477AA2E4">
      <w:pPr>
        <w:jc w:val="center"/>
        <w:rPr>
          <w:rFonts w:ascii="Times New Roman" w:hAnsi="Times New Roman" w:cs="Times New Roman"/>
          <w:b/>
          <w:sz w:val="24"/>
          <w:szCs w:val="24"/>
        </w:rPr>
      </w:pPr>
    </w:p>
    <w:p w14:paraId="46C7E975">
      <w:pPr>
        <w:jc w:val="center"/>
        <w:rPr>
          <w:rFonts w:ascii="Times New Roman" w:hAnsi="Times New Roman" w:cs="Times New Roman"/>
          <w:b/>
          <w:sz w:val="24"/>
          <w:szCs w:val="24"/>
        </w:rPr>
      </w:pPr>
    </w:p>
    <w:p w14:paraId="7E54052B">
      <w:pPr>
        <w:jc w:val="center"/>
        <w:rPr>
          <w:rFonts w:ascii="Times New Roman" w:hAnsi="Times New Roman" w:cs="Times New Roman"/>
          <w:b/>
          <w:sz w:val="24"/>
          <w:szCs w:val="24"/>
        </w:rPr>
      </w:pPr>
    </w:p>
    <w:p w14:paraId="78573063">
      <w:pPr>
        <w:jc w:val="center"/>
        <w:rPr>
          <w:rFonts w:ascii="Times New Roman" w:hAnsi="Times New Roman" w:cs="Times New Roman"/>
          <w:b/>
          <w:sz w:val="24"/>
          <w:szCs w:val="24"/>
        </w:rPr>
      </w:pPr>
    </w:p>
    <w:p w14:paraId="43E84A37">
      <w:pPr>
        <w:jc w:val="center"/>
        <w:rPr>
          <w:rFonts w:ascii="Times New Roman" w:hAnsi="Times New Roman" w:cs="Times New Roman"/>
          <w:b/>
          <w:sz w:val="24"/>
          <w:szCs w:val="24"/>
        </w:rPr>
      </w:pPr>
    </w:p>
    <w:p w14:paraId="4173EA62">
      <w:pPr>
        <w:jc w:val="center"/>
        <w:rPr>
          <w:rFonts w:ascii="Times New Roman" w:hAnsi="Times New Roman" w:cs="Times New Roman"/>
          <w:b/>
          <w:sz w:val="24"/>
          <w:szCs w:val="24"/>
        </w:rPr>
      </w:pPr>
    </w:p>
    <w:p w14:paraId="16F3999B">
      <w:pPr>
        <w:jc w:val="center"/>
        <w:rPr>
          <w:rFonts w:ascii="Times New Roman" w:hAnsi="Times New Roman" w:cs="Times New Roman"/>
          <w:b/>
          <w:sz w:val="24"/>
          <w:szCs w:val="24"/>
        </w:rPr>
      </w:pPr>
    </w:p>
    <w:p w14:paraId="1A588748">
      <w:pPr>
        <w:jc w:val="center"/>
        <w:rPr>
          <w:rFonts w:ascii="Times New Roman" w:hAnsi="Times New Roman" w:cs="Times New Roman"/>
          <w:b/>
          <w:sz w:val="24"/>
          <w:szCs w:val="24"/>
        </w:rPr>
      </w:pPr>
    </w:p>
    <w:p w14:paraId="514AA2EE">
      <w:pPr>
        <w:jc w:val="center"/>
        <w:rPr>
          <w:rFonts w:ascii="Times New Roman" w:hAnsi="Times New Roman" w:cs="Times New Roman"/>
          <w:b/>
          <w:sz w:val="24"/>
          <w:szCs w:val="24"/>
        </w:rPr>
      </w:pPr>
    </w:p>
    <w:p w14:paraId="37597322">
      <w:pPr>
        <w:jc w:val="center"/>
        <w:rPr>
          <w:rFonts w:ascii="Times New Roman" w:hAnsi="Times New Roman" w:cs="Times New Roman"/>
          <w:b/>
          <w:sz w:val="24"/>
          <w:szCs w:val="24"/>
        </w:rPr>
      </w:pPr>
    </w:p>
    <w:p w14:paraId="7DA29DB0">
      <w:pPr>
        <w:jc w:val="center"/>
        <w:rPr>
          <w:rFonts w:ascii="Times New Roman" w:hAnsi="Times New Roman" w:cs="Times New Roman"/>
          <w:b/>
          <w:sz w:val="24"/>
          <w:szCs w:val="24"/>
        </w:rPr>
      </w:pPr>
    </w:p>
    <w:p w14:paraId="62886DEF">
      <w:pPr>
        <w:jc w:val="center"/>
        <w:rPr>
          <w:rFonts w:ascii="Times New Roman" w:hAnsi="Times New Roman" w:cs="Times New Roman"/>
          <w:b/>
          <w:sz w:val="24"/>
          <w:szCs w:val="24"/>
        </w:rPr>
      </w:pPr>
    </w:p>
    <w:p w14:paraId="26EE538D">
      <w:pPr>
        <w:jc w:val="center"/>
        <w:rPr>
          <w:rFonts w:ascii="Times New Roman" w:hAnsi="Times New Roman" w:cs="Times New Roman"/>
          <w:b/>
          <w:sz w:val="24"/>
          <w:szCs w:val="24"/>
        </w:rPr>
      </w:pPr>
    </w:p>
    <w:p w14:paraId="20080704">
      <w:pPr>
        <w:jc w:val="center"/>
        <w:rPr>
          <w:rFonts w:ascii="Times New Roman" w:hAnsi="Times New Roman" w:cs="Times New Roman"/>
          <w:b/>
          <w:sz w:val="24"/>
          <w:szCs w:val="24"/>
        </w:rPr>
      </w:pPr>
    </w:p>
    <w:p w14:paraId="6F01E02B">
      <w:pPr>
        <w:jc w:val="center"/>
        <w:rPr>
          <w:rFonts w:ascii="Times New Roman" w:hAnsi="Times New Roman" w:cs="Times New Roman"/>
          <w:b/>
          <w:sz w:val="24"/>
          <w:szCs w:val="24"/>
        </w:rPr>
      </w:pPr>
    </w:p>
    <w:p w14:paraId="3601C8E8">
      <w:pPr>
        <w:jc w:val="center"/>
        <w:rPr>
          <w:rFonts w:ascii="Times New Roman" w:hAnsi="Times New Roman" w:cs="Times New Roman"/>
          <w:b/>
          <w:sz w:val="24"/>
          <w:szCs w:val="24"/>
        </w:rPr>
      </w:pPr>
    </w:p>
    <w:p w14:paraId="7D854CB6">
      <w:pPr>
        <w:jc w:val="center"/>
        <w:rPr>
          <w:rFonts w:ascii="Times New Roman" w:hAnsi="Times New Roman" w:cs="Times New Roman"/>
          <w:b/>
          <w:sz w:val="24"/>
          <w:szCs w:val="24"/>
        </w:rPr>
      </w:pPr>
      <w:r>
        <w:rPr>
          <w:rFonts w:ascii="Times New Roman" w:hAnsi="Times New Roman" w:cs="Times New Roman"/>
          <w:b/>
          <w:sz w:val="24"/>
          <w:szCs w:val="24"/>
        </w:rPr>
        <w:t>ACKNOWLEDGEMENTS</w:t>
      </w:r>
    </w:p>
    <w:p w14:paraId="1892C322">
      <w:pPr>
        <w:jc w:val="both"/>
        <w:rPr>
          <w:rFonts w:ascii="Times New Roman" w:hAnsi="Times New Roman" w:cs="Times New Roman"/>
          <w:b/>
          <w:color w:val="FF0000"/>
          <w:sz w:val="24"/>
          <w:szCs w:val="24"/>
        </w:rPr>
      </w:pPr>
    </w:p>
    <w:p w14:paraId="5154ADC4">
      <w:pPr>
        <w:jc w:val="center"/>
        <w:rPr>
          <w:rFonts w:ascii="Times New Roman" w:hAnsi="Times New Roman" w:cs="Times New Roman"/>
          <w:b/>
          <w:sz w:val="24"/>
          <w:szCs w:val="24"/>
        </w:rPr>
      </w:pPr>
    </w:p>
    <w:p w14:paraId="389B1DCF">
      <w:pPr>
        <w:jc w:val="center"/>
        <w:rPr>
          <w:rFonts w:ascii="Times New Roman" w:hAnsi="Times New Roman" w:cs="Times New Roman"/>
          <w:b/>
          <w:sz w:val="24"/>
          <w:szCs w:val="24"/>
        </w:rPr>
      </w:pPr>
    </w:p>
    <w:p w14:paraId="31D34D5D">
      <w:pPr>
        <w:jc w:val="center"/>
        <w:rPr>
          <w:rFonts w:ascii="Times New Roman" w:hAnsi="Times New Roman" w:cs="Times New Roman"/>
          <w:b/>
          <w:sz w:val="24"/>
          <w:szCs w:val="24"/>
        </w:rPr>
      </w:pPr>
    </w:p>
    <w:p w14:paraId="124BC759">
      <w:pPr>
        <w:jc w:val="center"/>
        <w:rPr>
          <w:rFonts w:ascii="Times New Roman" w:hAnsi="Times New Roman" w:cs="Times New Roman"/>
          <w:b/>
          <w:sz w:val="24"/>
          <w:szCs w:val="24"/>
        </w:rPr>
      </w:pPr>
    </w:p>
    <w:p w14:paraId="002B5DA7">
      <w:pPr>
        <w:jc w:val="center"/>
        <w:rPr>
          <w:rFonts w:ascii="Times New Roman" w:hAnsi="Times New Roman" w:cs="Times New Roman"/>
          <w:b/>
          <w:sz w:val="24"/>
          <w:szCs w:val="24"/>
        </w:rPr>
      </w:pPr>
    </w:p>
    <w:p w14:paraId="1AB48B9D">
      <w:pPr>
        <w:jc w:val="center"/>
        <w:rPr>
          <w:rFonts w:ascii="Times New Roman" w:hAnsi="Times New Roman" w:cs="Times New Roman"/>
          <w:b/>
          <w:sz w:val="24"/>
          <w:szCs w:val="24"/>
        </w:rPr>
      </w:pPr>
    </w:p>
    <w:p w14:paraId="1B5CC581">
      <w:pPr>
        <w:jc w:val="center"/>
        <w:rPr>
          <w:rFonts w:ascii="Times New Roman" w:hAnsi="Times New Roman" w:cs="Times New Roman"/>
          <w:b/>
          <w:sz w:val="24"/>
          <w:szCs w:val="24"/>
        </w:rPr>
      </w:pPr>
    </w:p>
    <w:p w14:paraId="5111A1F4">
      <w:pPr>
        <w:jc w:val="center"/>
        <w:rPr>
          <w:rFonts w:ascii="Times New Roman" w:hAnsi="Times New Roman" w:cs="Times New Roman"/>
          <w:b/>
          <w:sz w:val="24"/>
          <w:szCs w:val="24"/>
        </w:rPr>
      </w:pPr>
    </w:p>
    <w:p w14:paraId="2C7F0168">
      <w:pPr>
        <w:jc w:val="center"/>
        <w:rPr>
          <w:rFonts w:ascii="Times New Roman" w:hAnsi="Times New Roman" w:cs="Times New Roman"/>
          <w:b/>
          <w:sz w:val="24"/>
          <w:szCs w:val="24"/>
        </w:rPr>
      </w:pPr>
    </w:p>
    <w:p w14:paraId="1F65BE9C">
      <w:pPr>
        <w:jc w:val="center"/>
        <w:rPr>
          <w:rFonts w:ascii="Times New Roman" w:hAnsi="Times New Roman" w:cs="Times New Roman"/>
          <w:b/>
          <w:sz w:val="24"/>
          <w:szCs w:val="24"/>
        </w:rPr>
      </w:pPr>
    </w:p>
    <w:p w14:paraId="1D4E399F">
      <w:pPr>
        <w:jc w:val="center"/>
        <w:rPr>
          <w:rFonts w:ascii="Times New Roman" w:hAnsi="Times New Roman" w:cs="Times New Roman"/>
          <w:b/>
          <w:sz w:val="24"/>
          <w:szCs w:val="24"/>
        </w:rPr>
      </w:pPr>
    </w:p>
    <w:p w14:paraId="5D053F29">
      <w:pPr>
        <w:jc w:val="center"/>
        <w:rPr>
          <w:rFonts w:ascii="Times New Roman" w:hAnsi="Times New Roman" w:cs="Times New Roman"/>
          <w:b/>
          <w:sz w:val="24"/>
          <w:szCs w:val="24"/>
        </w:rPr>
      </w:pPr>
    </w:p>
    <w:p w14:paraId="2D54DCCA">
      <w:pPr>
        <w:jc w:val="center"/>
        <w:rPr>
          <w:rFonts w:ascii="Times New Roman" w:hAnsi="Times New Roman" w:cs="Times New Roman"/>
          <w:b/>
          <w:sz w:val="24"/>
          <w:szCs w:val="24"/>
        </w:rPr>
      </w:pPr>
    </w:p>
    <w:p w14:paraId="2BA70381">
      <w:pPr>
        <w:jc w:val="center"/>
        <w:rPr>
          <w:rFonts w:ascii="Times New Roman" w:hAnsi="Times New Roman" w:cs="Times New Roman"/>
          <w:b/>
          <w:sz w:val="24"/>
          <w:szCs w:val="24"/>
        </w:rPr>
      </w:pPr>
    </w:p>
    <w:p w14:paraId="413E48B3">
      <w:pPr>
        <w:jc w:val="center"/>
        <w:rPr>
          <w:rFonts w:ascii="Times New Roman" w:hAnsi="Times New Roman" w:cs="Times New Roman"/>
          <w:b/>
          <w:sz w:val="24"/>
          <w:szCs w:val="24"/>
        </w:rPr>
      </w:pPr>
    </w:p>
    <w:p w14:paraId="0D77D6E5">
      <w:pPr>
        <w:jc w:val="center"/>
        <w:rPr>
          <w:rFonts w:ascii="Times New Roman" w:hAnsi="Times New Roman" w:cs="Times New Roman"/>
          <w:b/>
          <w:sz w:val="24"/>
          <w:szCs w:val="24"/>
        </w:rPr>
      </w:pPr>
    </w:p>
    <w:p w14:paraId="497BB6D4">
      <w:pPr>
        <w:jc w:val="center"/>
        <w:rPr>
          <w:rFonts w:ascii="Times New Roman" w:hAnsi="Times New Roman" w:cs="Times New Roman"/>
          <w:b/>
          <w:sz w:val="24"/>
          <w:szCs w:val="24"/>
        </w:rPr>
      </w:pPr>
    </w:p>
    <w:p w14:paraId="2A21C03A">
      <w:pPr>
        <w:jc w:val="center"/>
        <w:rPr>
          <w:rFonts w:ascii="Times New Roman" w:hAnsi="Times New Roman" w:cs="Times New Roman"/>
          <w:b/>
          <w:sz w:val="24"/>
          <w:szCs w:val="24"/>
        </w:rPr>
      </w:pPr>
    </w:p>
    <w:p w14:paraId="6BD84969">
      <w:pPr>
        <w:jc w:val="center"/>
        <w:rPr>
          <w:rFonts w:ascii="Times New Roman" w:hAnsi="Times New Roman" w:cs="Times New Roman"/>
          <w:b/>
          <w:sz w:val="24"/>
          <w:szCs w:val="24"/>
        </w:rPr>
      </w:pPr>
    </w:p>
    <w:p w14:paraId="638520E7">
      <w:pPr>
        <w:jc w:val="center"/>
        <w:rPr>
          <w:rFonts w:ascii="Times New Roman" w:hAnsi="Times New Roman" w:cs="Times New Roman"/>
          <w:b/>
          <w:sz w:val="24"/>
          <w:szCs w:val="24"/>
        </w:rPr>
      </w:pPr>
    </w:p>
    <w:p w14:paraId="054C1D28">
      <w:pPr>
        <w:jc w:val="center"/>
        <w:rPr>
          <w:rFonts w:ascii="Times New Roman" w:hAnsi="Times New Roman" w:cs="Times New Roman"/>
          <w:b/>
          <w:sz w:val="24"/>
          <w:szCs w:val="24"/>
        </w:rPr>
      </w:pPr>
    </w:p>
    <w:p w14:paraId="540735D6">
      <w:pPr>
        <w:jc w:val="center"/>
        <w:rPr>
          <w:rFonts w:ascii="Times New Roman" w:hAnsi="Times New Roman" w:cs="Times New Roman"/>
          <w:b/>
          <w:sz w:val="24"/>
          <w:szCs w:val="24"/>
        </w:rPr>
      </w:pPr>
    </w:p>
    <w:p w14:paraId="622E3DCC">
      <w:pPr>
        <w:jc w:val="center"/>
        <w:rPr>
          <w:rFonts w:ascii="Times New Roman" w:hAnsi="Times New Roman" w:cs="Times New Roman"/>
          <w:b/>
          <w:sz w:val="24"/>
          <w:szCs w:val="24"/>
        </w:rPr>
      </w:pPr>
    </w:p>
    <w:p w14:paraId="721A94C7">
      <w:pPr>
        <w:jc w:val="center"/>
        <w:rPr>
          <w:rFonts w:ascii="Times New Roman" w:hAnsi="Times New Roman" w:cs="Times New Roman"/>
          <w:b/>
          <w:sz w:val="24"/>
          <w:szCs w:val="24"/>
        </w:rPr>
      </w:pPr>
    </w:p>
    <w:p w14:paraId="4FEA9FCA">
      <w:pPr>
        <w:jc w:val="center"/>
        <w:rPr>
          <w:rFonts w:ascii="Times New Roman" w:hAnsi="Times New Roman" w:cs="Times New Roman"/>
          <w:b/>
          <w:sz w:val="24"/>
          <w:szCs w:val="24"/>
        </w:rPr>
      </w:pPr>
    </w:p>
    <w:p w14:paraId="33A93653">
      <w:pPr>
        <w:jc w:val="center"/>
        <w:rPr>
          <w:rFonts w:ascii="Times New Roman" w:hAnsi="Times New Roman" w:cs="Times New Roman"/>
          <w:b/>
          <w:sz w:val="24"/>
          <w:szCs w:val="24"/>
        </w:rPr>
      </w:pPr>
    </w:p>
    <w:p w14:paraId="7D95D0FC">
      <w:pPr>
        <w:jc w:val="center"/>
        <w:rPr>
          <w:rFonts w:ascii="Times New Roman" w:hAnsi="Times New Roman" w:cs="Times New Roman"/>
          <w:sz w:val="24"/>
          <w:szCs w:val="24"/>
        </w:rPr>
      </w:pPr>
      <w:r>
        <w:rPr>
          <w:rFonts w:ascii="Times New Roman" w:hAnsi="Times New Roman" w:cs="Times New Roman"/>
          <w:b/>
          <w:sz w:val="24"/>
          <w:szCs w:val="24"/>
        </w:rPr>
        <w:t>DECLARATION</w:t>
      </w:r>
    </w:p>
    <w:p w14:paraId="777F54A5">
      <w:pPr>
        <w:spacing w:line="360" w:lineRule="auto"/>
        <w:rPr>
          <w:rFonts w:ascii="Times New Roman" w:hAnsi="Times New Roman" w:cs="Times New Roman"/>
          <w:sz w:val="24"/>
          <w:szCs w:val="24"/>
        </w:rPr>
      </w:pPr>
      <w:r>
        <w:rPr>
          <w:rFonts w:ascii="Times New Roman" w:hAnsi="Times New Roman" w:cs="Times New Roman"/>
          <w:sz w:val="24"/>
          <w:szCs w:val="24"/>
        </w:rPr>
        <w:t>I, Muhamad Zamani Mshenga, hereby declare to the Institute of Public Administration (IPA), that this research proposal is my own original work, my understanding has not been presented and will note presented to and will note be presented to any Institution for similar or any other award.</w:t>
      </w:r>
    </w:p>
    <w:p w14:paraId="6ADF3CF1">
      <w:pPr>
        <w:spacing w:line="360" w:lineRule="auto"/>
        <w:rPr>
          <w:rFonts w:ascii="Times New Roman" w:hAnsi="Times New Roman" w:cs="Times New Roman"/>
          <w:b/>
          <w:bCs/>
          <w:sz w:val="24"/>
          <w:szCs w:val="24"/>
        </w:rPr>
      </w:pPr>
      <w:r>
        <w:rPr>
          <w:rFonts w:ascii="Times New Roman" w:hAnsi="Times New Roman" w:cs="Times New Roman"/>
          <w:sz w:val="24"/>
          <w:szCs w:val="24"/>
        </w:rPr>
        <w:t xml:space="preserve">Student Name: </w:t>
      </w:r>
      <w:r>
        <w:rPr>
          <w:rFonts w:ascii="Times New Roman" w:hAnsi="Times New Roman" w:cs="Times New Roman"/>
          <w:b/>
          <w:bCs/>
          <w:sz w:val="24"/>
          <w:szCs w:val="24"/>
        </w:rPr>
        <w:t>MUHAMAD ZAMANI MSHENGA</w:t>
      </w:r>
    </w:p>
    <w:p w14:paraId="1131E543">
      <w:pPr>
        <w:spacing w:line="360" w:lineRule="auto"/>
        <w:rPr>
          <w:rFonts w:ascii="Times New Roman" w:hAnsi="Times New Roman" w:eastAsia="Times New Roman" w:cs="Times New Roman"/>
          <w:color w:val="222222"/>
          <w:sz w:val="36"/>
          <w:szCs w:val="36"/>
        </w:rPr>
      </w:pPr>
      <w:r>
        <w:rPr>
          <w:rFonts w:ascii="Times New Roman" w:hAnsi="Times New Roman" w:cs="Times New Roman"/>
          <w:sz w:val="24"/>
          <w:szCs w:val="24"/>
        </w:rPr>
        <w:t xml:space="preserve">Registration Number, </w:t>
      </w:r>
      <w:r>
        <w:rPr>
          <w:rFonts w:ascii="Times New Roman" w:hAnsi="Times New Roman" w:cs="Times New Roman"/>
          <w:b/>
          <w:bCs/>
          <w:sz w:val="24"/>
          <w:szCs w:val="24"/>
        </w:rPr>
        <w:t>MA/IPA/009/HR.2025</w:t>
      </w:r>
    </w:p>
    <w:p w14:paraId="4234EA9F">
      <w:pPr>
        <w:spacing w:line="360" w:lineRule="auto"/>
        <w:rPr>
          <w:rFonts w:ascii="Times New Roman" w:hAnsi="Times New Roman" w:cs="Times New Roman"/>
          <w:sz w:val="24"/>
          <w:szCs w:val="24"/>
        </w:rPr>
      </w:pPr>
      <w:r>
        <w:rPr>
          <w:rFonts w:ascii="Times New Roman" w:hAnsi="Times New Roman" w:cs="Times New Roman"/>
          <w:sz w:val="24"/>
          <w:szCs w:val="24"/>
        </w:rPr>
        <w:t>Signature……………………………</w:t>
      </w:r>
    </w:p>
    <w:p w14:paraId="0319A0D8">
      <w:pPr>
        <w:rPr>
          <w:rFonts w:ascii="Times New Roman" w:hAnsi="Times New Roman" w:cs="Times New Roman"/>
          <w:sz w:val="24"/>
          <w:szCs w:val="24"/>
        </w:rPr>
      </w:pPr>
      <w:r>
        <w:rPr>
          <w:rFonts w:ascii="Times New Roman" w:hAnsi="Times New Roman" w:cs="Times New Roman"/>
          <w:sz w:val="24"/>
          <w:szCs w:val="24"/>
        </w:rPr>
        <w:t>Date, 17</w:t>
      </w:r>
      <w:r>
        <w:rPr>
          <w:rFonts w:ascii="Times New Roman" w:hAnsi="Times New Roman" w:cs="Times New Roman"/>
          <w:sz w:val="24"/>
          <w:szCs w:val="24"/>
          <w:vertAlign w:val="superscript"/>
        </w:rPr>
        <w:t>th</w:t>
      </w:r>
      <w:r>
        <w:rPr>
          <w:rFonts w:ascii="Times New Roman" w:hAnsi="Times New Roman" w:cs="Times New Roman"/>
          <w:sz w:val="24"/>
          <w:szCs w:val="24"/>
        </w:rPr>
        <w:t xml:space="preserve"> August, 2026</w:t>
      </w:r>
    </w:p>
    <w:p w14:paraId="093C3219">
      <w:pPr>
        <w:rPr>
          <w:rFonts w:ascii="Times New Roman" w:hAnsi="Times New Roman" w:cs="Times New Roman"/>
          <w:sz w:val="24"/>
          <w:szCs w:val="24"/>
        </w:rPr>
      </w:pPr>
    </w:p>
    <w:p w14:paraId="655AA254">
      <w:pPr>
        <w:rPr>
          <w:rFonts w:ascii="Times New Roman" w:hAnsi="Times New Roman" w:cs="Times New Roman"/>
          <w:sz w:val="24"/>
          <w:szCs w:val="24"/>
        </w:rPr>
      </w:pPr>
    </w:p>
    <w:p w14:paraId="611258A8">
      <w:pPr>
        <w:rPr>
          <w:rFonts w:ascii="Times New Roman" w:hAnsi="Times New Roman" w:cs="Times New Roman"/>
          <w:sz w:val="24"/>
          <w:szCs w:val="24"/>
        </w:rPr>
      </w:pPr>
    </w:p>
    <w:p w14:paraId="17E00205">
      <w:pPr>
        <w:rPr>
          <w:rFonts w:ascii="Times New Roman" w:hAnsi="Times New Roman" w:cs="Times New Roman"/>
          <w:sz w:val="24"/>
          <w:szCs w:val="24"/>
        </w:rPr>
      </w:pPr>
    </w:p>
    <w:p w14:paraId="07BA3D41">
      <w:pPr>
        <w:rPr>
          <w:rFonts w:ascii="Times New Roman" w:hAnsi="Times New Roman" w:cs="Times New Roman"/>
          <w:sz w:val="24"/>
          <w:szCs w:val="24"/>
        </w:rPr>
      </w:pPr>
    </w:p>
    <w:p w14:paraId="0ECCAC60">
      <w:pPr>
        <w:rPr>
          <w:rFonts w:ascii="Times New Roman" w:hAnsi="Times New Roman" w:cs="Times New Roman"/>
          <w:sz w:val="24"/>
          <w:szCs w:val="24"/>
        </w:rPr>
      </w:pPr>
    </w:p>
    <w:p w14:paraId="5CFD9678">
      <w:pPr>
        <w:rPr>
          <w:rFonts w:ascii="Times New Roman" w:hAnsi="Times New Roman" w:cs="Times New Roman"/>
          <w:sz w:val="24"/>
          <w:szCs w:val="24"/>
        </w:rPr>
      </w:pPr>
    </w:p>
    <w:p w14:paraId="07827142">
      <w:pPr>
        <w:rPr>
          <w:rFonts w:ascii="Times New Roman" w:hAnsi="Times New Roman" w:cs="Times New Roman"/>
          <w:sz w:val="24"/>
          <w:szCs w:val="24"/>
        </w:rPr>
      </w:pPr>
    </w:p>
    <w:p w14:paraId="323FA787">
      <w:pPr>
        <w:rPr>
          <w:rFonts w:ascii="Times New Roman" w:hAnsi="Times New Roman" w:cs="Times New Roman"/>
          <w:sz w:val="24"/>
          <w:szCs w:val="24"/>
        </w:rPr>
      </w:pPr>
    </w:p>
    <w:p w14:paraId="4F0AA282">
      <w:pPr>
        <w:rPr>
          <w:rFonts w:ascii="Times New Roman" w:hAnsi="Times New Roman" w:cs="Times New Roman"/>
          <w:sz w:val="24"/>
          <w:szCs w:val="24"/>
        </w:rPr>
      </w:pPr>
    </w:p>
    <w:p w14:paraId="66094578">
      <w:pPr>
        <w:rPr>
          <w:rFonts w:ascii="Times New Roman" w:hAnsi="Times New Roman" w:cs="Times New Roman"/>
          <w:sz w:val="24"/>
          <w:szCs w:val="24"/>
        </w:rPr>
      </w:pPr>
    </w:p>
    <w:p w14:paraId="0CBAEA2F">
      <w:pPr>
        <w:rPr>
          <w:rFonts w:ascii="Times New Roman" w:hAnsi="Times New Roman" w:cs="Times New Roman"/>
          <w:sz w:val="24"/>
          <w:szCs w:val="24"/>
        </w:rPr>
      </w:pPr>
    </w:p>
    <w:p w14:paraId="79B6BB87">
      <w:pPr>
        <w:rPr>
          <w:rFonts w:ascii="Times New Roman" w:hAnsi="Times New Roman" w:cs="Times New Roman"/>
          <w:sz w:val="24"/>
          <w:szCs w:val="24"/>
        </w:rPr>
      </w:pPr>
    </w:p>
    <w:p w14:paraId="72451B8E">
      <w:pPr>
        <w:rPr>
          <w:rFonts w:ascii="Times New Roman" w:hAnsi="Times New Roman" w:cs="Times New Roman"/>
          <w:sz w:val="24"/>
          <w:szCs w:val="24"/>
        </w:rPr>
      </w:pPr>
    </w:p>
    <w:p w14:paraId="603F1DFB">
      <w:pPr>
        <w:rPr>
          <w:rFonts w:ascii="Times New Roman" w:hAnsi="Times New Roman" w:cs="Times New Roman"/>
          <w:sz w:val="24"/>
          <w:szCs w:val="24"/>
        </w:rPr>
      </w:pPr>
    </w:p>
    <w:p w14:paraId="706E08B6">
      <w:pPr>
        <w:rPr>
          <w:rFonts w:ascii="Times New Roman" w:hAnsi="Times New Roman" w:cs="Times New Roman"/>
          <w:sz w:val="24"/>
          <w:szCs w:val="24"/>
        </w:rPr>
      </w:pPr>
    </w:p>
    <w:p w14:paraId="485128D9">
      <w:pPr>
        <w:rPr>
          <w:rFonts w:ascii="Times New Roman" w:hAnsi="Times New Roman" w:cs="Times New Roman"/>
          <w:sz w:val="24"/>
          <w:szCs w:val="24"/>
        </w:rPr>
      </w:pPr>
    </w:p>
    <w:p w14:paraId="6C98FB0D">
      <w:pPr>
        <w:rPr>
          <w:rFonts w:ascii="Times New Roman" w:hAnsi="Times New Roman" w:cs="Times New Roman"/>
          <w:sz w:val="24"/>
          <w:szCs w:val="24"/>
        </w:rPr>
      </w:pPr>
    </w:p>
    <w:p w14:paraId="43E402FB">
      <w:pPr>
        <w:jc w:val="center"/>
        <w:rPr>
          <w:rFonts w:ascii="Times New Roman" w:hAnsi="Times New Roman" w:cs="Times New Roman"/>
          <w:b/>
          <w:sz w:val="24"/>
          <w:szCs w:val="24"/>
        </w:rPr>
      </w:pPr>
      <w:r>
        <w:rPr>
          <w:rFonts w:ascii="Times New Roman" w:hAnsi="Times New Roman" w:cs="Times New Roman"/>
          <w:b/>
          <w:sz w:val="24"/>
          <w:szCs w:val="24"/>
        </w:rPr>
        <w:t>CERTIFICATION</w:t>
      </w:r>
    </w:p>
    <w:p w14:paraId="1D532855">
      <w:pPr>
        <w:rPr>
          <w:rFonts w:ascii="Times New Roman" w:hAnsi="Times New Roman" w:cs="Times New Roman"/>
          <w:sz w:val="24"/>
          <w:szCs w:val="24"/>
        </w:rPr>
        <w:sectPr>
          <w:pgSz w:w="12240" w:h="15840"/>
          <w:pgMar w:top="1440" w:right="1440" w:bottom="1440" w:left="1440" w:header="720" w:footer="720" w:gutter="0"/>
          <w:pgNumType w:fmt="lowerRoman" w:start="1"/>
          <w:cols w:space="720" w:num="1"/>
          <w:docGrid w:linePitch="360" w:charSpace="0"/>
        </w:sectPr>
      </w:pPr>
    </w:p>
    <w:p w14:paraId="1A3F13DB">
      <w:pPr>
        <w:jc w:val="center"/>
        <w:rPr>
          <w:rFonts w:ascii="Times New Roman" w:hAnsi="Times New Roman" w:cs="Times New Roman"/>
          <w:b/>
          <w:bCs/>
          <w:sz w:val="24"/>
          <w:szCs w:val="24"/>
        </w:rPr>
      </w:pPr>
      <w:r>
        <w:rPr>
          <w:rFonts w:ascii="Times New Roman" w:hAnsi="Times New Roman" w:cs="Times New Roman"/>
          <w:b/>
          <w:bCs/>
          <w:sz w:val="24"/>
          <w:szCs w:val="24"/>
        </w:rPr>
        <w:t>CHAPTER ONE</w:t>
      </w:r>
    </w:p>
    <w:p w14:paraId="44285DE2">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1.0 Introduction</w:t>
      </w:r>
    </w:p>
    <w:p w14:paraId="5BA692D9">
      <w:pPr>
        <w:shd w:val="clear" w:color="auto" w:fill="FFFFFF"/>
        <w:spacing w:after="0" w:line="240" w:lineRule="auto"/>
        <w:rPr>
          <w:rFonts w:ascii="Times New Roman" w:hAnsi="Times New Roman" w:eastAsia="Times New Roman" w:cs="Times New Roman"/>
          <w:color w:val="222222"/>
          <w:sz w:val="24"/>
          <w:szCs w:val="24"/>
        </w:rPr>
      </w:pPr>
    </w:p>
    <w:p w14:paraId="168C10CC">
      <w:pPr>
        <w:shd w:val="clear" w:color="auto" w:fill="FFFFFF"/>
        <w:spacing w:after="0" w:line="240" w:lineRule="auto"/>
        <w:rPr>
          <w:rFonts w:ascii="Times New Roman" w:hAnsi="Times New Roman" w:eastAsia="Times New Roman" w:cs="Times New Roman"/>
          <w:color w:val="222222"/>
          <w:sz w:val="24"/>
          <w:szCs w:val="24"/>
        </w:rPr>
      </w:pPr>
    </w:p>
    <w:p w14:paraId="205C7051">
      <w:pPr>
        <w:shd w:val="clear" w:color="auto" w:fill="FFFFFF"/>
        <w:spacing w:after="0" w:line="360" w:lineRule="auto"/>
        <w:jc w:val="both"/>
        <w:rPr>
          <w:rFonts w:ascii="Times New Roman" w:hAnsi="Times New Roman" w:eastAsia="Times New Roman" w:cs="Times New Roman"/>
          <w:color w:val="222222"/>
          <w:sz w:val="24"/>
          <w:szCs w:val="24"/>
        </w:rPr>
      </w:pPr>
      <w:r>
        <w:rPr>
          <w:rFonts w:hint="default" w:ascii="Times New Roman" w:hAnsi="Times New Roman" w:eastAsia="Times New Roman" w:cs="Times New Roman"/>
          <w:b/>
          <w:bCs/>
          <w:color w:val="222222"/>
          <w:sz w:val="24"/>
          <w:szCs w:val="24"/>
          <w:lang w:val="en-US"/>
        </w:rPr>
        <w:t xml:space="preserve">1.1 </w:t>
      </w:r>
      <w:r>
        <w:rPr>
          <w:rFonts w:ascii="Times New Roman" w:hAnsi="Times New Roman" w:eastAsia="Times New Roman" w:cs="Times New Roman"/>
          <w:b/>
          <w:bCs/>
          <w:color w:val="222222"/>
          <w:sz w:val="24"/>
          <w:szCs w:val="24"/>
        </w:rPr>
        <w:t>Background of the Study</w:t>
      </w:r>
    </w:p>
    <w:p w14:paraId="154D92F8">
      <w:pPr>
        <w:shd w:val="clear" w:color="auto" w:fill="FFFFFF"/>
        <w:spacing w:after="0" w:line="240" w:lineRule="auto"/>
        <w:jc w:val="both"/>
        <w:rPr>
          <w:rFonts w:ascii="Times New Roman" w:hAnsi="Times New Roman" w:eastAsia="Times New Roman" w:cs="Times New Roman"/>
          <w:color w:val="222222"/>
          <w:sz w:val="24"/>
          <w:szCs w:val="24"/>
        </w:rPr>
      </w:pPr>
    </w:p>
    <w:p w14:paraId="5C0BE8C4">
      <w:pPr>
        <w:shd w:val="clear" w:color="auto" w:fill="FFFFFF"/>
        <w:spacing w:after="0" w:line="360" w:lineRule="auto"/>
        <w:jc w:val="both"/>
        <w:rPr>
          <w:rFonts w:ascii="Times New Roman" w:hAnsi="Times New Roman" w:eastAsia="Times New Roman" w:cs="Times New Roman"/>
          <w:color w:val="222222"/>
          <w:sz w:val="24"/>
          <w:szCs w:val="24"/>
        </w:rPr>
      </w:pPr>
      <w:r>
        <w:rPr>
          <w:rFonts w:ascii="Times New Roman" w:hAnsi="Times New Roman" w:eastAsia="Times New Roman" w:cs="Times New Roman"/>
          <w:color w:val="222222"/>
          <w:sz w:val="24"/>
          <w:szCs w:val="24"/>
        </w:rPr>
        <w:t xml:space="preserve">The relationship of employees is very essential in the way they perform in an organization. This is so since the formation of a good employee performance is geared by human good human relations. Organizations and employees cannot perform better and achieve their objectives if there is a bad relationship between employees and employers, there for it is very important for managers to create and maintain good relationship with their employees </w:t>
      </w:r>
      <w:r>
        <w:rPr>
          <w:rFonts w:ascii="Times New Roman" w:hAnsi="Times New Roman" w:eastAsia="Times New Roman" w:cs="Times New Roman"/>
          <w:color w:val="222222"/>
          <w:sz w:val="24"/>
          <w:szCs w:val="24"/>
          <w:highlight w:val="yellow"/>
        </w:rPr>
        <w:t>AGUMENAITWE, 2024</w:t>
      </w:r>
      <w:r>
        <w:rPr>
          <w:rFonts w:ascii="Times New Roman" w:hAnsi="Times New Roman" w:eastAsia="Times New Roman" w:cs="Times New Roman"/>
          <w:color w:val="222222"/>
          <w:sz w:val="24"/>
          <w:szCs w:val="24"/>
        </w:rPr>
        <w:t xml:space="preserve">. Effective employee and management relationship is vital to the workplace whether at the time of  recruitment, during an employees’ tenure or at the time of separation </w:t>
      </w:r>
      <w:r>
        <w:rPr>
          <w:rFonts w:ascii="Times New Roman" w:hAnsi="Times New Roman" w:eastAsia="Times New Roman" w:cs="Times New Roman"/>
          <w:color w:val="222222"/>
          <w:sz w:val="24"/>
          <w:szCs w:val="24"/>
          <w:highlight w:val="yellow"/>
        </w:rPr>
        <w:t>Samwel, 2018</w:t>
      </w:r>
      <w:r>
        <w:rPr>
          <w:rFonts w:ascii="Times New Roman" w:hAnsi="Times New Roman" w:eastAsia="Times New Roman" w:cs="Times New Roman"/>
          <w:color w:val="222222"/>
          <w:sz w:val="24"/>
          <w:szCs w:val="24"/>
        </w:rPr>
        <w:t xml:space="preserve">, Moreover, good employer-employee relations is essential to the organization because it inspires employees to work better and produce more results </w:t>
      </w:r>
      <w:bookmarkStart w:id="0" w:name="_Hlk238158580"/>
      <w:r>
        <w:rPr>
          <w:rFonts w:ascii="Times New Roman" w:hAnsi="Times New Roman" w:eastAsia="Times New Roman" w:cs="Times New Roman"/>
          <w:color w:val="222222"/>
          <w:sz w:val="24"/>
          <w:szCs w:val="24"/>
          <w:highlight w:val="yellow"/>
        </w:rPr>
        <w:t>Samwel, 2018</w:t>
      </w:r>
      <w:bookmarkEnd w:id="0"/>
    </w:p>
    <w:p w14:paraId="4FED9BA4">
      <w:pPr>
        <w:shd w:val="clear" w:color="auto" w:fill="FFFFFF"/>
        <w:spacing w:after="0" w:line="360" w:lineRule="auto"/>
        <w:jc w:val="both"/>
        <w:rPr>
          <w:rFonts w:ascii="Times New Roman" w:hAnsi="Times New Roman" w:eastAsia="Times New Roman" w:cs="Times New Roman"/>
          <w:color w:val="222222"/>
          <w:sz w:val="24"/>
          <w:szCs w:val="24"/>
        </w:rPr>
      </w:pPr>
      <w:r>
        <w:rPr>
          <w:rFonts w:ascii="Times New Roman" w:hAnsi="Times New Roman" w:eastAsia="Times New Roman" w:cs="Times New Roman"/>
          <w:color w:val="222222"/>
          <w:sz w:val="24"/>
          <w:szCs w:val="24"/>
        </w:rPr>
        <w:t xml:space="preserve">Because the relationship between the employer and the employee is very crucial, employers need to pay attention to this relationship if they want their businesses to grow and succeed </w:t>
      </w:r>
      <w:r>
        <w:rPr>
          <w:rFonts w:ascii="Times New Roman" w:hAnsi="Times New Roman" w:eastAsia="Times New Roman" w:cs="Times New Roman"/>
          <w:color w:val="222222"/>
          <w:sz w:val="24"/>
          <w:szCs w:val="24"/>
          <w:highlight w:val="yellow"/>
        </w:rPr>
        <w:t>(Bhattacharya, 2008)</w:t>
      </w:r>
      <w:r>
        <w:rPr>
          <w:rFonts w:ascii="Times New Roman" w:hAnsi="Times New Roman" w:eastAsia="Times New Roman" w:cs="Times New Roman"/>
          <w:color w:val="222222"/>
          <w:sz w:val="24"/>
          <w:szCs w:val="24"/>
        </w:rPr>
        <w:t xml:space="preserve"> and that firms should actively seek good employee relations whether or not they are bound by union contracts </w:t>
      </w:r>
      <w:r>
        <w:rPr>
          <w:rFonts w:ascii="Times New Roman" w:hAnsi="Times New Roman" w:eastAsia="Times New Roman" w:cs="Times New Roman"/>
          <w:color w:val="222222"/>
          <w:sz w:val="24"/>
          <w:szCs w:val="24"/>
          <w:highlight w:val="yellow"/>
        </w:rPr>
        <w:t>(Pearce and Robinson (2009).</w:t>
      </w:r>
      <w:r>
        <w:rPr>
          <w:rFonts w:ascii="Times New Roman" w:hAnsi="Times New Roman" w:eastAsia="Times New Roman" w:cs="Times New Roman"/>
          <w:color w:val="222222"/>
          <w:sz w:val="24"/>
          <w:szCs w:val="24"/>
        </w:rPr>
        <w:t xml:space="preserve">Organizations need employees who can peacefully work together towards the achievement of the set objectives and goals, and this can only be achieved if there is a good employee relations in the organization as the objectives of employee relationship is to achieve harmonious employee relations and minimize conflict practices in employment </w:t>
      </w:r>
      <w:r>
        <w:rPr>
          <w:rFonts w:ascii="Times New Roman" w:hAnsi="Times New Roman" w:eastAsia="Times New Roman" w:cs="Times New Roman"/>
          <w:color w:val="222222"/>
          <w:sz w:val="24"/>
          <w:szCs w:val="24"/>
          <w:highlight w:val="yellow"/>
        </w:rPr>
        <w:t>Samwel, 2018</w:t>
      </w:r>
      <w:r>
        <w:rPr>
          <w:rFonts w:ascii="Times New Roman" w:hAnsi="Times New Roman" w:eastAsia="Times New Roman" w:cs="Times New Roman"/>
          <w:color w:val="222222"/>
          <w:sz w:val="24"/>
          <w:szCs w:val="24"/>
        </w:rPr>
        <w:t xml:space="preserve">. Employee relationship management has many documented positive effect in organizations such as strengthening corporate communication and culture, fostering about company products, services and customer providing real-time access to company training, targeting information to an employee based on their needs </w:t>
      </w:r>
      <w:r>
        <w:rPr>
          <w:rFonts w:ascii="Times New Roman" w:hAnsi="Times New Roman" w:eastAsia="Times New Roman" w:cs="Times New Roman"/>
          <w:color w:val="222222"/>
          <w:sz w:val="24"/>
          <w:szCs w:val="24"/>
          <w:highlight w:val="yellow"/>
        </w:rPr>
        <w:t>(Wargborn, 2008).</w:t>
      </w:r>
    </w:p>
    <w:p w14:paraId="56C6A2B2">
      <w:pPr>
        <w:shd w:val="clear" w:color="auto" w:fill="FFFFFF"/>
        <w:spacing w:after="0" w:line="360" w:lineRule="auto"/>
        <w:jc w:val="both"/>
        <w:rPr>
          <w:rFonts w:ascii="Times New Roman" w:hAnsi="Times New Roman" w:eastAsia="Times New Roman" w:cs="Times New Roman"/>
          <w:color w:val="222222"/>
          <w:sz w:val="24"/>
          <w:szCs w:val="24"/>
        </w:rPr>
      </w:pPr>
    </w:p>
    <w:p w14:paraId="09C2A77A">
      <w:pPr>
        <w:shd w:val="clear" w:color="auto" w:fill="FFFFFF"/>
        <w:spacing w:after="0" w:line="360" w:lineRule="auto"/>
        <w:jc w:val="both"/>
        <w:rPr>
          <w:rFonts w:ascii="Times New Roman" w:hAnsi="Times New Roman" w:eastAsia="Times New Roman" w:cs="Times New Roman"/>
          <w:color w:val="222222"/>
          <w:sz w:val="24"/>
          <w:szCs w:val="24"/>
        </w:rPr>
      </w:pPr>
      <w:r>
        <w:t>Th</w:t>
      </w:r>
      <w:r>
        <w:rPr>
          <w:rFonts w:ascii="Times New Roman" w:hAnsi="Times New Roman" w:eastAsia="Times New Roman" w:cs="Times New Roman"/>
          <w:color w:val="222222"/>
          <w:sz w:val="24"/>
          <w:szCs w:val="24"/>
        </w:rPr>
        <w:t xml:space="preserve">e relationship between employee relations and employee performance has been widely recognised in organisational and human resource management literature as a critical factor influencing organisational effectiveness. Employee relations shape the quality of interactions, communication, and trust that exist between management and employees, which in turn affect employees’ attitudes, motivation, and work behaviours. When organisations maintain positive employee relations characterised by fairness, open </w:t>
      </w:r>
      <w:r>
        <w:t>co</w:t>
      </w:r>
      <w:r>
        <w:rPr>
          <w:rFonts w:ascii="Times New Roman" w:hAnsi="Times New Roman" w:eastAsia="Times New Roman" w:cs="Times New Roman"/>
          <w:color w:val="222222"/>
          <w:sz w:val="24"/>
          <w:szCs w:val="24"/>
        </w:rPr>
        <w:t>mmunication, and mutual respect, employees are more likely to demonstrate higher levels of commitment, engagement, and task performance (Boxall, Purcell, &amp; Wright, 2022).</w:t>
      </w:r>
    </w:p>
    <w:p w14:paraId="126DACA4">
      <w:pPr>
        <w:shd w:val="clear" w:color="auto" w:fill="FFFFFF"/>
        <w:spacing w:after="0" w:line="360" w:lineRule="auto"/>
        <w:jc w:val="both"/>
        <w:rPr>
          <w:rFonts w:ascii="Times New Roman" w:hAnsi="Times New Roman" w:eastAsia="Times New Roman" w:cs="Times New Roman"/>
          <w:color w:val="222222"/>
          <w:sz w:val="24"/>
          <w:szCs w:val="24"/>
        </w:rPr>
      </w:pPr>
      <w:r>
        <w:rPr>
          <w:rFonts w:ascii="Times New Roman" w:hAnsi="Times New Roman" w:eastAsia="Times New Roman" w:cs="Times New Roman"/>
          <w:color w:val="222222"/>
          <w:sz w:val="24"/>
          <w:szCs w:val="24"/>
        </w:rPr>
        <w:t>Employee relations encompass the comprehensive interaction between employers and employees, establishing conditions of employment. It encompasses various aspects of the employer-employee relationship, including recruitment, equal opportunity, training, development, and organizational structure. A robust employee relations framework is crucial for the ultimate success of any organization, whether in the public or private sector.</w:t>
      </w:r>
    </w:p>
    <w:p w14:paraId="1484C228">
      <w:pPr>
        <w:shd w:val="clear" w:color="auto" w:fill="FFFFFF"/>
        <w:spacing w:after="0" w:line="360" w:lineRule="auto"/>
        <w:jc w:val="both"/>
        <w:rPr>
          <w:rFonts w:ascii="Times New Roman" w:hAnsi="Times New Roman" w:eastAsia="Times New Roman" w:cs="Times New Roman"/>
          <w:color w:val="222222"/>
          <w:sz w:val="24"/>
          <w:szCs w:val="24"/>
        </w:rPr>
      </w:pPr>
      <w:r>
        <w:rPr>
          <w:rFonts w:ascii="Times New Roman" w:hAnsi="Times New Roman" w:eastAsia="Times New Roman" w:cs="Times New Roman"/>
          <w:color w:val="222222"/>
          <w:sz w:val="24"/>
          <w:szCs w:val="24"/>
        </w:rPr>
        <w:t>Maintaining a strong relationship between employers and employees is highly beneficial in the workplace. It enhances employee productivity and efficiency while minimizing conflicts and fostering loyalty from employees. Organizations, for effectiveness and productivity, rely on a content and happy workforce that contributes to overall growth. This highlights the correlation between employee happiness and productivity, emphasizing that content employees are more likely to be productive (Fritzsche and Parrish, 2005).</w:t>
      </w:r>
    </w:p>
    <w:p w14:paraId="17091D43">
      <w:pPr>
        <w:shd w:val="clear" w:color="auto" w:fill="FFFFFF"/>
        <w:spacing w:after="0" w:line="360" w:lineRule="auto"/>
        <w:jc w:val="both"/>
        <w:rPr>
          <w:rFonts w:ascii="Times New Roman" w:hAnsi="Times New Roman" w:eastAsia="Times New Roman" w:cs="Times New Roman"/>
          <w:color w:val="222222"/>
          <w:sz w:val="24"/>
          <w:szCs w:val="24"/>
        </w:rPr>
      </w:pPr>
      <w:r>
        <w:rPr>
          <w:rFonts w:ascii="Times New Roman" w:hAnsi="Times New Roman" w:eastAsia="Times New Roman" w:cs="Times New Roman"/>
          <w:color w:val="222222"/>
          <w:sz w:val="24"/>
          <w:szCs w:val="24"/>
        </w:rPr>
        <w:t>Creating an enabling environment for workers is pivotal for their overall performance. The work environment significantly influences workers' productivity, and a favorable environment encourages seamless work. Conversely, an unfavorable environment can jeopardize worker productivity (Makinde, 2013).</w:t>
      </w:r>
    </w:p>
    <w:p w14:paraId="6978C6C1">
      <w:pPr>
        <w:shd w:val="clear" w:color="auto" w:fill="FFFFFF"/>
        <w:spacing w:before="240" w:after="240" w:line="360" w:lineRule="auto"/>
        <w:jc w:val="both"/>
        <w:rPr>
          <w:rFonts w:ascii="Times New Roman" w:hAnsi="Times New Roman" w:eastAsia="Times New Roman" w:cs="Times New Roman"/>
          <w:color w:val="0F1115"/>
          <w:sz w:val="24"/>
          <w:szCs w:val="24"/>
        </w:rPr>
      </w:pPr>
      <w:r>
        <w:rPr>
          <w:rFonts w:ascii="Times New Roman" w:hAnsi="Times New Roman" w:eastAsia="Times New Roman" w:cs="Times New Roman"/>
          <w:color w:val="0F1115"/>
          <w:sz w:val="24"/>
          <w:szCs w:val="24"/>
        </w:rPr>
        <w:t xml:space="preserve">Studies conducted within the banking sector have confirmed a strong positive correlation between employee relations practices such as reward systems, effective communication, and employee empowerment and organizational performance, profitability, and growth </w:t>
      </w:r>
      <w:r>
        <w:rPr>
          <w:rFonts w:ascii="Times New Roman" w:hAnsi="Times New Roman" w:eastAsia="Times New Roman" w:cs="Times New Roman"/>
          <w:color w:val="0F1115"/>
          <w:sz w:val="24"/>
          <w:szCs w:val="24"/>
          <w:highlight w:val="yellow"/>
        </w:rPr>
        <w:t>(Muhammad et al., 2018).</w:t>
      </w:r>
      <w:r>
        <w:rPr>
          <w:rFonts w:ascii="Times New Roman" w:hAnsi="Times New Roman" w:eastAsia="Times New Roman" w:cs="Times New Roman"/>
          <w:color w:val="0F1115"/>
          <w:sz w:val="24"/>
          <w:szCs w:val="24"/>
        </w:rPr>
        <w:t xml:space="preserve"> Effective employee relations build trust, improve communication, and enhance employee retention, which are critical for long-term organizational sustainability </w:t>
      </w:r>
      <w:r>
        <w:rPr>
          <w:rFonts w:ascii="Times New Roman" w:hAnsi="Times New Roman" w:eastAsia="Times New Roman" w:cs="Times New Roman"/>
          <w:color w:val="0F1115"/>
          <w:sz w:val="24"/>
          <w:szCs w:val="24"/>
          <w:highlight w:val="yellow"/>
        </w:rPr>
        <w:t>(Oluoch, 2020).</w:t>
      </w:r>
      <w:r>
        <w:rPr>
          <w:rFonts w:ascii="Times New Roman" w:hAnsi="Times New Roman" w:eastAsia="Times New Roman" w:cs="Times New Roman"/>
          <w:color w:val="0F1115"/>
          <w:sz w:val="24"/>
          <w:szCs w:val="24"/>
        </w:rPr>
        <w:t xml:space="preserve"> Conversely, the failure to manage these relations effectively, particularly the absence of clear grievance procedures and open dialogue, can result in significant organizational costs, including disengagement, interpersonal conflict, high turnover, and reduced productivity </w:t>
      </w:r>
      <w:r>
        <w:rPr>
          <w:rFonts w:ascii="Times New Roman" w:hAnsi="Times New Roman" w:eastAsia="Times New Roman" w:cs="Times New Roman"/>
          <w:color w:val="0F1115"/>
          <w:sz w:val="24"/>
          <w:szCs w:val="24"/>
          <w:highlight w:val="yellow"/>
        </w:rPr>
        <w:t>(Muogbo, 2020).</w:t>
      </w:r>
    </w:p>
    <w:p w14:paraId="596DD4B2">
      <w:pPr>
        <w:shd w:val="clear" w:color="auto" w:fill="FFFFFF"/>
        <w:spacing w:after="0" w:line="360" w:lineRule="auto"/>
        <w:jc w:val="both"/>
        <w:rPr>
          <w:rFonts w:ascii="Times New Roman" w:hAnsi="Times New Roman" w:eastAsia="Calibri" w:cs="Times New Roman"/>
          <w:color w:val="0F1115"/>
          <w:kern w:val="2"/>
          <w:sz w:val="24"/>
          <w:szCs w:val="24"/>
        </w:rPr>
      </w:pPr>
      <w:r>
        <w:rPr>
          <w:rFonts w:ascii="Times New Roman" w:hAnsi="Times New Roman" w:eastAsia="Calibri" w:cs="Times New Roman"/>
          <w:color w:val="0F1115"/>
          <w:kern w:val="2"/>
          <w:sz w:val="24"/>
          <w:szCs w:val="24"/>
        </w:rPr>
        <w:t xml:space="preserve">The banking sector, in particular, provides a critical context for examining the effect of employee relations on performance, as commercial banks operate in highly competitive, service-oriented environments where employee performance and customer satisfaction are paramount </w:t>
      </w:r>
      <w:r>
        <w:rPr>
          <w:rFonts w:ascii="Times New Roman" w:hAnsi="Times New Roman" w:eastAsia="Calibri" w:cs="Times New Roman"/>
          <w:color w:val="0F1115"/>
          <w:kern w:val="2"/>
          <w:sz w:val="24"/>
          <w:szCs w:val="24"/>
          <w:highlight w:val="yellow"/>
        </w:rPr>
        <w:t>(Chepkwony, 2019).</w:t>
      </w:r>
    </w:p>
    <w:p w14:paraId="2ECA3AE9">
      <w:pPr>
        <w:pStyle w:val="13"/>
        <w:shd w:val="clear" w:color="auto" w:fill="FFFFFF"/>
        <w:spacing w:before="240" w:beforeAutospacing="0" w:after="240" w:afterAutospacing="0" w:line="360" w:lineRule="auto"/>
        <w:jc w:val="both"/>
        <w:rPr>
          <w:rFonts w:ascii="Times New Roman" w:hAnsi="Times New Roman" w:eastAsia="Times New Roman" w:cs="Times New Roman"/>
          <w:color w:val="0F1115"/>
          <w:sz w:val="24"/>
          <w:szCs w:val="24"/>
          <w:lang w:val="en-US" w:eastAsia="en-US" w:bidi="ar-SA"/>
        </w:rPr>
      </w:pPr>
      <w:r>
        <w:rPr>
          <w:color w:val="0F1115"/>
        </w:rPr>
        <w:t>Fo</w:t>
      </w:r>
      <w:r>
        <w:rPr>
          <w:rFonts w:ascii="Times New Roman" w:hAnsi="Times New Roman" w:eastAsia="Times New Roman" w:cs="Times New Roman"/>
          <w:color w:val="0F1115"/>
          <w:sz w:val="24"/>
          <w:szCs w:val="24"/>
          <w:lang w:val="en-US" w:eastAsia="en-US" w:bidi="ar-SA"/>
        </w:rPr>
        <w:t>r an institution like the People's Bank of Zanzibar (PBZ), understanding these dynamics is especially vital. A recent study on PBZ highlighted the importance of motivational factors such as promotion and recognition on productivity, confirming that these elements have a significant positive relationship with employee productivity (Ali &amp; Mwasha, 2025). Furthermore, the bank operates within a unique socio-economic and cultural landscape, and employee data suggests a diverse workforce with a significant proportion having long tenures, indicating a need for effective relational strategies to maintain engagement and performance (Juma &amp; Mohamed, 2023).</w:t>
      </w:r>
    </w:p>
    <w:p w14:paraId="5A75ED2E">
      <w:pPr>
        <w:pStyle w:val="13"/>
        <w:numPr>
          <w:ilvl w:val="2"/>
          <w:numId w:val="1"/>
        </w:numPr>
        <w:shd w:val="clear" w:color="auto" w:fill="FFFFFF"/>
        <w:spacing w:before="240" w:beforeAutospacing="0" w:after="240" w:afterAutospacing="0" w:line="360" w:lineRule="auto"/>
        <w:jc w:val="both"/>
        <w:rPr>
          <w:rFonts w:hint="default" w:cs="Times New Roman"/>
          <w:b/>
          <w:bCs/>
          <w:color w:val="0F1115"/>
          <w:sz w:val="24"/>
          <w:szCs w:val="24"/>
          <w:lang w:val="en-US" w:eastAsia="en-US" w:bidi="ar-SA"/>
        </w:rPr>
      </w:pPr>
      <w:r>
        <w:rPr>
          <w:rFonts w:hint="default" w:cs="Times New Roman"/>
          <w:b/>
          <w:bCs/>
          <w:color w:val="0F1115"/>
          <w:sz w:val="24"/>
          <w:szCs w:val="24"/>
          <w:lang w:val="en-US" w:eastAsia="en-US" w:bidi="ar-SA"/>
        </w:rPr>
        <w:t>History and Performance of the People Bank of Zanzibar</w:t>
      </w:r>
    </w:p>
    <w:p w14:paraId="702F765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PBZ is one of the oldest banks in Tanzania and is 100% owned by the Revolutionary Government of Zanzibar</w:t>
      </w:r>
      <w:r>
        <w:rPr>
          <w:rFonts w:hint="default" w:ascii="Times New Roman" w:hAnsi="Times New Roman" w:cs="Times New Roman"/>
          <w:sz w:val="24"/>
          <w:szCs w:val="24"/>
          <w:lang w:val="en-US"/>
        </w:rPr>
        <w:t xml:space="preserve"> established since </w:t>
      </w:r>
      <w:r>
        <w:rPr>
          <w:rFonts w:hint="default" w:ascii="Times New Roman" w:hAnsi="Times New Roman" w:cs="Times New Roman"/>
          <w:sz w:val="24"/>
          <w:szCs w:val="24"/>
        </w:rPr>
        <w:t>30th June, 1966</w:t>
      </w:r>
      <w:r>
        <w:rPr>
          <w:rFonts w:hint="default" w:ascii="Times New Roman" w:hAnsi="Times New Roman" w:cs="Times New Roman"/>
          <w:sz w:val="24"/>
          <w:szCs w:val="24"/>
          <w:lang w:val="en-US"/>
        </w:rPr>
        <w:t xml:space="preserve"> by the </w:t>
      </w:r>
      <w:r>
        <w:rPr>
          <w:rFonts w:hint="default" w:ascii="Times New Roman" w:hAnsi="Times New Roman" w:cs="Times New Roman"/>
          <w:sz w:val="24"/>
          <w:szCs w:val="24"/>
        </w:rPr>
        <w:t xml:space="preserve">First President of Zanzibar, </w:t>
      </w:r>
      <w:r>
        <w:rPr>
          <w:rFonts w:hint="default" w:ascii="Times New Roman" w:hAnsi="Times New Roman" w:cs="Times New Roman"/>
          <w:sz w:val="24"/>
          <w:szCs w:val="24"/>
          <w:lang w:val="en-US"/>
        </w:rPr>
        <w:t xml:space="preserve">Sheikh </w:t>
      </w:r>
      <w:r>
        <w:rPr>
          <w:rFonts w:hint="default" w:ascii="Times New Roman" w:hAnsi="Times New Roman" w:cs="Times New Roman"/>
          <w:sz w:val="24"/>
          <w:szCs w:val="24"/>
        </w:rPr>
        <w:t>Abeid Amani Karume, shortly after the Zanzibar Revolution of 1964</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under Cap.153 of the Zanzibar Companies Decree, now replaced by Companies Act No.15 of 2013</w:t>
      </w:r>
      <w:r>
        <w:rPr>
          <w:rFonts w:hint="default" w:ascii="Times New Roman" w:hAnsi="Times New Roman" w:cs="Times New Roman"/>
          <w:sz w:val="24"/>
          <w:szCs w:val="24"/>
          <w:lang w:val="en-US"/>
        </w:rPr>
        <w:t xml:space="preserve">, PBZ Bank is </w:t>
      </w:r>
      <w:r>
        <w:rPr>
          <w:rFonts w:hint="default" w:ascii="Times New Roman" w:hAnsi="Times New Roman" w:cs="Times New Roman"/>
          <w:sz w:val="24"/>
          <w:szCs w:val="24"/>
        </w:rPr>
        <w:t xml:space="preserve">Semi-autonomous Public Institution, fully owned by Revolutionary Government of Zanzibar under Ministry of Finance </w:t>
      </w:r>
      <w:r>
        <w:rPr>
          <w:rFonts w:hint="default" w:ascii="Times New Roman" w:hAnsi="Times New Roman" w:cs="Times New Roman"/>
          <w:sz w:val="24"/>
          <w:szCs w:val="24"/>
          <w:lang w:val="en-US"/>
        </w:rPr>
        <w:t>and Planning</w:t>
      </w:r>
    </w:p>
    <w:p w14:paraId="4BD8636D">
      <w:pPr>
        <w:spacing w:line="360" w:lineRule="auto"/>
        <w:jc w:val="both"/>
        <w:rPr>
          <w:ins w:id="0" w:author="PC" w:date="2026-09-18T09:03:48Z"/>
          <w:rFonts w:hint="default" w:ascii="Times New Roman" w:hAnsi="Times New Roman" w:cs="Times New Roman"/>
          <w:sz w:val="24"/>
          <w:szCs w:val="24"/>
        </w:rPr>
      </w:pPr>
      <w:r>
        <w:rPr>
          <w:rFonts w:hint="default" w:ascii="Times New Roman" w:hAnsi="Times New Roman" w:cs="Times New Roman"/>
          <w:sz w:val="24"/>
          <w:szCs w:val="24"/>
        </w:rPr>
        <w:t xml:space="preserve">Its primary function was retail commercial banking  receiving deposits, investing, lending to individuals, SMEs and large corporates. For decades operations were confined only to Zanzibar and Pemba. </w:t>
      </w:r>
    </w:p>
    <w:p w14:paraId="3C60CC67">
      <w:pPr>
        <w:spacing w:line="360" w:lineRule="auto"/>
        <w:jc w:val="both"/>
        <w:rPr>
          <w:rFonts w:hint="default" w:ascii="Times New Roman" w:hAnsi="Times New Roman" w:cs="Times New Roman"/>
          <w:sz w:val="24"/>
          <w:szCs w:val="24"/>
        </w:rPr>
      </w:pPr>
    </w:p>
    <w:p w14:paraId="67DCEB6F">
      <w:pPr>
        <w:spacing w:line="360" w:lineRule="auto"/>
        <w:jc w:val="both"/>
        <w:rPr>
          <w:rFonts w:hint="default" w:ascii="Times New Roman" w:hAnsi="Times New Roman" w:cs="Times New Roman"/>
          <w:sz w:val="24"/>
          <w:szCs w:val="24"/>
        </w:rPr>
      </w:pPr>
    </w:p>
    <w:p w14:paraId="4B0CB2A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Nearly 30 branches across Zanzibar and mainland, with over 50% market share in Zanzibar. As of recent reports it is Tanzania's 7th largest bank with assets exceeding TZS 2 trillion. </w:t>
      </w:r>
    </w:p>
    <w:p w14:paraId="64C6920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 xml:space="preserve">The service produce is like </w:t>
      </w:r>
      <w:r>
        <w:rPr>
          <w:rFonts w:hint="default" w:ascii="Times New Roman" w:hAnsi="Times New Roman" w:cs="Times New Roman"/>
          <w:sz w:val="24"/>
          <w:szCs w:val="24"/>
        </w:rPr>
        <w:t>Loans, savings, checking, investments, debit/credit cards, mortgages, Islamic Financing (Murabaha, Musharaka, Ijara, Mud</w:t>
      </w:r>
      <w:r>
        <w:rPr>
          <w:rFonts w:hint="default" w:ascii="Times New Roman" w:hAnsi="Times New Roman" w:cs="Times New Roman"/>
          <w:sz w:val="24"/>
          <w:szCs w:val="24"/>
          <w:lang w:val="en-US"/>
        </w:rPr>
        <w:t>h</w:t>
      </w:r>
      <w:r>
        <w:rPr>
          <w:rFonts w:hint="default" w:ascii="Times New Roman" w:hAnsi="Times New Roman" w:cs="Times New Roman"/>
          <w:sz w:val="24"/>
          <w:szCs w:val="24"/>
        </w:rPr>
        <w:t>araba etc)</w:t>
      </w:r>
    </w:p>
    <w:p w14:paraId="64C69205">
      <w:pPr>
        <w:spacing w:line="360" w:lineRule="auto"/>
        <w:jc w:val="both"/>
        <w:rPr>
          <w:rFonts w:hint="default" w:ascii="Times New Roman" w:hAnsi="Times New Roman" w:cs="Times New Roman"/>
          <w:sz w:val="24"/>
          <w:szCs w:val="24"/>
        </w:rPr>
      </w:pPr>
    </w:p>
    <w:p w14:paraId="2D62D4F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PBZ is licensed and regulated by the Bank of Tanzania (BoT) and remains a symbol of financial independence for Zanzibar - the people have strong affinity and loyalty to it because of its government ownership and role in the islands' economic development. </w:t>
      </w:r>
    </w:p>
    <w:p w14:paraId="2A898E15">
      <w:pPr>
        <w:keepNext w:val="0"/>
        <w:keepLines w:val="0"/>
        <w:widowControl/>
        <w:suppressLineNumbers w:val="0"/>
        <w:jc w:val="left"/>
        <w:rPr>
          <w:rFonts w:hint="default" w:ascii="Times New Roman" w:hAnsi="Times New Roman" w:eastAsia="Montserrat-Bold" w:cs="Times New Roman"/>
          <w:b/>
          <w:bCs/>
          <w:color w:val="auto"/>
          <w:kern w:val="0"/>
          <w:sz w:val="24"/>
          <w:szCs w:val="24"/>
          <w:lang w:val="en-US" w:eastAsia="zh-CN" w:bidi="ar"/>
        </w:rPr>
      </w:pPr>
      <w:r>
        <w:rPr>
          <w:rFonts w:hint="default" w:ascii="Times New Roman" w:hAnsi="Times New Roman" w:eastAsia="Montserrat-Bold" w:cs="Times New Roman"/>
          <w:b/>
          <w:bCs/>
          <w:color w:val="auto"/>
          <w:kern w:val="0"/>
          <w:sz w:val="24"/>
          <w:szCs w:val="24"/>
          <w:lang w:val="en-US" w:eastAsia="zh-CN" w:bidi="ar"/>
        </w:rPr>
        <w:t>VISION</w:t>
      </w:r>
    </w:p>
    <w:p w14:paraId="5879F316">
      <w:pPr>
        <w:keepNext w:val="0"/>
        <w:keepLines w:val="0"/>
        <w:widowControl/>
        <w:suppressLineNumbers w:val="0"/>
        <w:jc w:val="left"/>
        <w:rPr>
          <w:rFonts w:hint="default" w:ascii="Times New Roman" w:hAnsi="Times New Roman" w:eastAsia="Montserrat-Bold" w:cs="Times New Roman"/>
          <w:b/>
          <w:bCs/>
          <w:color w:val="auto"/>
          <w:kern w:val="0"/>
          <w:sz w:val="24"/>
          <w:szCs w:val="24"/>
          <w:lang w:val="en-US" w:eastAsia="zh-CN" w:bidi="ar"/>
        </w:rPr>
      </w:pPr>
    </w:p>
    <w:p w14:paraId="0444747C">
      <w:pPr>
        <w:keepNext w:val="0"/>
        <w:keepLines w:val="0"/>
        <w:widowControl/>
        <w:suppressLineNumbers w:val="0"/>
        <w:jc w:val="left"/>
        <w:rPr>
          <w:rFonts w:hint="default" w:ascii="Times New Roman" w:hAnsi="Times New Roman" w:eastAsia="Raleway-Medium" w:cs="Times New Roman"/>
          <w:color w:val="231F20"/>
          <w:kern w:val="0"/>
          <w:sz w:val="24"/>
          <w:szCs w:val="24"/>
          <w:lang w:val="en-US" w:eastAsia="zh-CN" w:bidi="ar"/>
        </w:rPr>
      </w:pPr>
      <w:r>
        <w:rPr>
          <w:rFonts w:hint="default" w:ascii="Times New Roman" w:hAnsi="Times New Roman" w:eastAsia="Raleway-Medium" w:cs="Times New Roman"/>
          <w:color w:val="231F20"/>
          <w:kern w:val="0"/>
          <w:sz w:val="24"/>
          <w:szCs w:val="24"/>
          <w:lang w:val="en-US" w:eastAsia="zh-CN" w:bidi="ar"/>
        </w:rPr>
        <w:t>A leader in the provision of valued financial services to customers and other Stakeholders</w:t>
      </w:r>
    </w:p>
    <w:p w14:paraId="4BF89B96">
      <w:pPr>
        <w:keepNext w:val="0"/>
        <w:keepLines w:val="0"/>
        <w:widowControl/>
        <w:suppressLineNumbers w:val="0"/>
        <w:jc w:val="left"/>
        <w:rPr>
          <w:rFonts w:hint="default" w:ascii="Times New Roman" w:hAnsi="Times New Roman" w:cs="Times New Roman"/>
          <w:sz w:val="24"/>
          <w:szCs w:val="24"/>
        </w:rPr>
      </w:pPr>
    </w:p>
    <w:p w14:paraId="4C2F467E">
      <w:pPr>
        <w:keepNext w:val="0"/>
        <w:keepLines w:val="0"/>
        <w:widowControl/>
        <w:suppressLineNumbers w:val="0"/>
        <w:jc w:val="left"/>
        <w:rPr>
          <w:rFonts w:hint="default" w:ascii="Times New Roman" w:hAnsi="Times New Roman" w:cs="Times New Roman"/>
          <w:sz w:val="24"/>
          <w:szCs w:val="24"/>
        </w:rPr>
      </w:pPr>
    </w:p>
    <w:p w14:paraId="7808D9C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Raleway-Medium" w:cs="Times New Roman"/>
          <w:color w:val="231F20"/>
          <w:kern w:val="0"/>
          <w:sz w:val="24"/>
          <w:szCs w:val="24"/>
          <w:lang w:val="en-US" w:eastAsia="zh-CN" w:bidi="ar"/>
        </w:rPr>
        <w:t xml:space="preserve"> </w:t>
      </w:r>
    </w:p>
    <w:p w14:paraId="2FED0E48">
      <w:pPr>
        <w:keepNext w:val="0"/>
        <w:keepLines w:val="0"/>
        <w:widowControl/>
        <w:suppressLineNumbers w:val="0"/>
        <w:jc w:val="left"/>
        <w:rPr>
          <w:rFonts w:hint="default" w:ascii="Times New Roman" w:hAnsi="Times New Roman" w:eastAsia="Raleway-Medium" w:cs="Times New Roman"/>
          <w:color w:val="231F20"/>
          <w:kern w:val="0"/>
          <w:sz w:val="24"/>
          <w:szCs w:val="24"/>
          <w:lang w:val="en-US" w:eastAsia="zh-CN" w:bidi="ar"/>
        </w:rPr>
      </w:pPr>
    </w:p>
    <w:p w14:paraId="443C8C54">
      <w:pPr>
        <w:keepNext w:val="0"/>
        <w:keepLines w:val="0"/>
        <w:widowControl/>
        <w:suppressLineNumbers w:val="0"/>
        <w:jc w:val="left"/>
        <w:rPr>
          <w:rFonts w:hint="default" w:ascii="Times New Roman" w:hAnsi="Times New Roman" w:eastAsia="Montserrat-Bold" w:cs="Times New Roman"/>
          <w:b/>
          <w:bCs/>
          <w:color w:val="auto"/>
          <w:kern w:val="0"/>
          <w:sz w:val="24"/>
          <w:szCs w:val="24"/>
          <w:lang w:val="en-US" w:eastAsia="zh-CN" w:bidi="ar"/>
        </w:rPr>
      </w:pPr>
    </w:p>
    <w:p w14:paraId="0DAC4545">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Montserrat-Bold" w:cs="Times New Roman"/>
          <w:b/>
          <w:bCs/>
          <w:color w:val="auto"/>
          <w:kern w:val="0"/>
          <w:sz w:val="24"/>
          <w:szCs w:val="24"/>
          <w:lang w:val="en-US" w:eastAsia="zh-CN" w:bidi="ar"/>
        </w:rPr>
        <w:t>MISSION</w:t>
      </w:r>
    </w:p>
    <w:p w14:paraId="0404B8A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Raleway-Medium" w:cs="Times New Roman"/>
          <w:color w:val="231F20"/>
          <w:kern w:val="0"/>
          <w:sz w:val="24"/>
          <w:szCs w:val="24"/>
          <w:lang w:val="en-US" w:eastAsia="zh-CN" w:bidi="ar"/>
        </w:rPr>
        <w:t xml:space="preserve">To provide innovative financial services solutions that are responsive to customers’ needs at </w:t>
      </w:r>
    </w:p>
    <w:p w14:paraId="6A57121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Raleway-Medium" w:cs="Times New Roman"/>
          <w:color w:val="231F20"/>
          <w:kern w:val="0"/>
          <w:sz w:val="24"/>
          <w:szCs w:val="24"/>
          <w:lang w:val="en-US" w:eastAsia="zh-CN" w:bidi="ar"/>
        </w:rPr>
        <w:t>competitive costs</w:t>
      </w:r>
    </w:p>
    <w:p w14:paraId="546D13DE">
      <w:pPr>
        <w:pStyle w:val="13"/>
        <w:numPr>
          <w:ilvl w:val="0"/>
          <w:numId w:val="0"/>
        </w:numPr>
        <w:shd w:val="clear" w:color="auto" w:fill="FFFFFF"/>
        <w:spacing w:before="240" w:beforeAutospacing="0" w:after="240" w:afterAutospacing="0" w:line="360" w:lineRule="auto"/>
        <w:ind w:leftChars="0"/>
        <w:jc w:val="both"/>
        <w:rPr>
          <w:rFonts w:hint="default" w:ascii="Times New Roman" w:hAnsi="Times New Roman" w:cs="Times New Roman"/>
          <w:b/>
          <w:bCs/>
          <w:color w:val="0F1115"/>
          <w:sz w:val="24"/>
          <w:szCs w:val="24"/>
          <w:lang w:val="en-US" w:eastAsia="en-US" w:bidi="ar-SA"/>
        </w:rPr>
      </w:pPr>
      <w:r>
        <w:rPr>
          <w:rFonts w:hint="default" w:ascii="Times New Roman" w:hAnsi="Times New Roman" w:cs="Times New Roman"/>
          <w:b/>
          <w:bCs/>
          <w:color w:val="0F1115"/>
          <w:sz w:val="24"/>
          <w:szCs w:val="24"/>
          <w:lang w:val="en-US" w:eastAsia="en-US" w:bidi="ar-SA"/>
        </w:rPr>
        <w:t>CORE VALUE</w:t>
      </w:r>
    </w:p>
    <w:p w14:paraId="6DDB1DD1">
      <w:pPr>
        <w:keepNext w:val="0"/>
        <w:keepLines w:val="0"/>
        <w:widowControl/>
        <w:numPr>
          <w:ilvl w:val="0"/>
          <w:numId w:val="2"/>
        </w:numPr>
        <w:suppressLineNumbers w:val="0"/>
        <w:ind w:left="420" w:leftChars="0" w:hanging="420" w:firstLineChars="0"/>
        <w:jc w:val="left"/>
        <w:rPr>
          <w:rFonts w:hint="default" w:ascii="Times New Roman" w:hAnsi="Times New Roman" w:cs="Times New Roman"/>
          <w:sz w:val="24"/>
          <w:szCs w:val="24"/>
        </w:rPr>
      </w:pPr>
      <w:r>
        <w:rPr>
          <w:rFonts w:hint="default" w:ascii="Times New Roman" w:hAnsi="Times New Roman" w:eastAsia="Raleway-Medium" w:cs="Times New Roman"/>
          <w:color w:val="231F20"/>
          <w:kern w:val="0"/>
          <w:sz w:val="24"/>
          <w:szCs w:val="24"/>
          <w:lang w:val="en-US" w:eastAsia="zh-CN" w:bidi="ar"/>
        </w:rPr>
        <w:t xml:space="preserve">Excellence </w:t>
      </w:r>
    </w:p>
    <w:p w14:paraId="7A62CF4F">
      <w:pPr>
        <w:keepNext w:val="0"/>
        <w:keepLines w:val="0"/>
        <w:widowControl/>
        <w:numPr>
          <w:ilvl w:val="0"/>
          <w:numId w:val="2"/>
        </w:numPr>
        <w:suppressLineNumbers w:val="0"/>
        <w:ind w:left="420" w:leftChars="0" w:hanging="420" w:firstLineChars="0"/>
        <w:jc w:val="left"/>
        <w:rPr>
          <w:rFonts w:hint="default" w:ascii="Times New Roman" w:hAnsi="Times New Roman" w:cs="Times New Roman"/>
          <w:sz w:val="24"/>
          <w:szCs w:val="24"/>
        </w:rPr>
      </w:pPr>
      <w:r>
        <w:rPr>
          <w:rFonts w:hint="default" w:ascii="Times New Roman" w:hAnsi="Times New Roman" w:eastAsia="Raleway-Medium" w:cs="Times New Roman"/>
          <w:color w:val="231F20"/>
          <w:kern w:val="0"/>
          <w:sz w:val="24"/>
          <w:szCs w:val="24"/>
          <w:lang w:val="en-US" w:eastAsia="zh-CN" w:bidi="ar"/>
        </w:rPr>
        <w:t xml:space="preserve">Integrity </w:t>
      </w:r>
    </w:p>
    <w:p w14:paraId="73817B9B">
      <w:pPr>
        <w:keepNext w:val="0"/>
        <w:keepLines w:val="0"/>
        <w:widowControl/>
        <w:numPr>
          <w:ilvl w:val="0"/>
          <w:numId w:val="2"/>
        </w:numPr>
        <w:suppressLineNumbers w:val="0"/>
        <w:ind w:left="420" w:leftChars="0" w:hanging="420" w:firstLineChars="0"/>
        <w:jc w:val="left"/>
        <w:rPr>
          <w:rFonts w:hint="default" w:ascii="Times New Roman" w:hAnsi="Times New Roman" w:cs="Times New Roman"/>
          <w:sz w:val="24"/>
          <w:szCs w:val="24"/>
        </w:rPr>
      </w:pPr>
      <w:r>
        <w:rPr>
          <w:rFonts w:hint="default" w:ascii="Times New Roman" w:hAnsi="Times New Roman" w:eastAsia="Raleway-Medium" w:cs="Times New Roman"/>
          <w:color w:val="231F20"/>
          <w:kern w:val="0"/>
          <w:sz w:val="24"/>
          <w:szCs w:val="24"/>
          <w:lang w:val="en-US" w:eastAsia="zh-CN" w:bidi="ar"/>
        </w:rPr>
        <w:t xml:space="preserve">Accountability </w:t>
      </w:r>
    </w:p>
    <w:p w14:paraId="2D3F8294">
      <w:pPr>
        <w:keepNext w:val="0"/>
        <w:keepLines w:val="0"/>
        <w:widowControl/>
        <w:numPr>
          <w:ilvl w:val="0"/>
          <w:numId w:val="2"/>
        </w:numPr>
        <w:suppressLineNumbers w:val="0"/>
        <w:ind w:left="420" w:leftChars="0" w:hanging="420" w:firstLineChars="0"/>
        <w:jc w:val="left"/>
        <w:rPr>
          <w:rFonts w:hint="default" w:ascii="Times New Roman" w:hAnsi="Times New Roman" w:cs="Times New Roman"/>
          <w:sz w:val="24"/>
          <w:szCs w:val="24"/>
        </w:rPr>
      </w:pPr>
      <w:r>
        <w:rPr>
          <w:rFonts w:hint="default" w:ascii="Times New Roman" w:hAnsi="Times New Roman" w:eastAsia="Raleway-Medium" w:cs="Times New Roman"/>
          <w:color w:val="231F20"/>
          <w:kern w:val="0"/>
          <w:sz w:val="24"/>
          <w:szCs w:val="24"/>
          <w:lang w:val="en-US" w:eastAsia="zh-CN" w:bidi="ar"/>
        </w:rPr>
        <w:t xml:space="preserve">Teamwork </w:t>
      </w:r>
    </w:p>
    <w:p w14:paraId="70FE3497">
      <w:pPr>
        <w:keepNext w:val="0"/>
        <w:keepLines w:val="0"/>
        <w:widowControl/>
        <w:numPr>
          <w:ilvl w:val="0"/>
          <w:numId w:val="2"/>
        </w:numPr>
        <w:suppressLineNumbers w:val="0"/>
        <w:ind w:left="420" w:leftChars="0" w:hanging="420" w:firstLineChars="0"/>
        <w:jc w:val="left"/>
        <w:rPr>
          <w:rFonts w:hint="default" w:cs="Times New Roman"/>
          <w:b/>
          <w:bCs/>
          <w:color w:val="0F1115"/>
          <w:sz w:val="24"/>
          <w:szCs w:val="24"/>
          <w:lang w:val="en-US" w:eastAsia="en-US" w:bidi="ar-SA"/>
        </w:rPr>
      </w:pPr>
      <w:r>
        <w:rPr>
          <w:rFonts w:hint="default" w:ascii="Times New Roman" w:hAnsi="Times New Roman" w:eastAsia="Raleway-Medium" w:cs="Times New Roman"/>
          <w:color w:val="231F20"/>
          <w:kern w:val="0"/>
          <w:sz w:val="24"/>
          <w:szCs w:val="24"/>
          <w:lang w:val="en-US" w:eastAsia="zh-CN" w:bidi="ar"/>
        </w:rPr>
        <w:t>Ethical</w:t>
      </w:r>
    </w:p>
    <w:p w14:paraId="6F5B0926">
      <w:pPr>
        <w:pStyle w:val="13"/>
        <w:shd w:val="clear" w:color="auto" w:fill="FFFFFF"/>
        <w:spacing w:before="240" w:beforeAutospacing="0" w:after="240" w:afterAutospacing="0" w:line="360" w:lineRule="auto"/>
        <w:jc w:val="both"/>
        <w:rPr>
          <w:rFonts w:ascii="Times New Roman" w:hAnsi="Times New Roman" w:eastAsia="Times New Roman" w:cs="Times New Roman"/>
          <w:b/>
          <w:bCs/>
          <w:color w:val="0F1115"/>
          <w:sz w:val="24"/>
          <w:szCs w:val="24"/>
          <w:lang w:val="en-US" w:eastAsia="en-US" w:bidi="ar-SA"/>
        </w:rPr>
      </w:pPr>
      <w:r>
        <w:rPr>
          <w:rFonts w:hint="default" w:cs="Times New Roman"/>
          <w:b/>
          <w:bCs/>
          <w:color w:val="0F1115"/>
          <w:sz w:val="24"/>
          <w:szCs w:val="24"/>
          <w:lang w:val="en-US" w:eastAsia="en-US" w:bidi="ar-SA"/>
        </w:rPr>
        <w:t xml:space="preserve">1.2 </w:t>
      </w:r>
      <w:r>
        <w:rPr>
          <w:rFonts w:ascii="Times New Roman" w:hAnsi="Times New Roman" w:eastAsia="Times New Roman" w:cs="Times New Roman"/>
          <w:b/>
          <w:bCs/>
          <w:color w:val="0F1115"/>
          <w:sz w:val="24"/>
          <w:szCs w:val="24"/>
          <w:lang w:val="en-US" w:eastAsia="en-US" w:bidi="ar-SA"/>
        </w:rPr>
        <w:t>Statement of the Problem</w:t>
      </w:r>
    </w:p>
    <w:p w14:paraId="127AF403">
      <w:pPr>
        <w:shd w:val="clear" w:color="auto" w:fill="FFFFFF"/>
        <w:spacing w:after="0" w:line="240" w:lineRule="auto"/>
        <w:rPr>
          <w:rFonts w:ascii="Times New Roman" w:hAnsi="Times New Roman" w:eastAsia="Times New Roman" w:cs="Times New Roman"/>
          <w:color w:val="0F1115"/>
          <w:sz w:val="24"/>
          <w:szCs w:val="24"/>
          <w:lang w:val="en-US" w:eastAsia="en-US" w:bidi="ar-SA"/>
        </w:rPr>
      </w:pPr>
    </w:p>
    <w:p w14:paraId="11EFDEA6">
      <w:pPr>
        <w:shd w:val="clear" w:color="auto" w:fill="FFFFFF"/>
        <w:spacing w:after="0" w:line="360" w:lineRule="auto"/>
        <w:jc w:val="both"/>
        <w:rPr>
          <w:rFonts w:ascii="Times New Roman" w:hAnsi="Times New Roman" w:eastAsia="Times New Roman" w:cs="Times New Roman"/>
          <w:color w:val="0F1115"/>
          <w:sz w:val="24"/>
          <w:szCs w:val="24"/>
          <w:lang w:val="en-US" w:eastAsia="en-US" w:bidi="ar-SA"/>
        </w:rPr>
      </w:pPr>
      <w:r>
        <w:rPr>
          <w:rFonts w:ascii="Times New Roman" w:hAnsi="Times New Roman" w:eastAsia="Times New Roman" w:cs="Times New Roman"/>
          <w:color w:val="0F1115"/>
          <w:sz w:val="24"/>
          <w:szCs w:val="24"/>
          <w:lang w:val="en-US" w:eastAsia="en-US" w:bidi="ar-SA"/>
        </w:rPr>
        <w:t xml:space="preserve">Despite the fact that in today’s competitive business environment employee relations is one of the pillars and crucial functions of human resource management which leads to effective employee performance and organizational performance. Small organizations in Tanzania seems to throw employee relations behind them by not giving it  special attention and priority, as a result, they are still struggling to establish and maintain effective employee relations, this causes unnecessary disputes in these organizations which in turn affect their performance. Poor relations between the employer and employees among organizations operating in the globally and locally markets have become the challenge (Samwel, 2018). </w:t>
      </w:r>
    </w:p>
    <w:p w14:paraId="343AD81D">
      <w:pPr>
        <w:shd w:val="clear" w:color="auto" w:fill="FFFFFF"/>
        <w:spacing w:after="0" w:line="360" w:lineRule="auto"/>
        <w:jc w:val="both"/>
        <w:rPr>
          <w:rFonts w:ascii="Times New Roman" w:hAnsi="Times New Roman" w:eastAsia="Times New Roman" w:cs="Times New Roman"/>
          <w:color w:val="0F1115"/>
          <w:sz w:val="24"/>
          <w:szCs w:val="24"/>
          <w:lang w:val="en-US" w:eastAsia="en-US" w:bidi="ar-SA"/>
        </w:rPr>
      </w:pPr>
    </w:p>
    <w:p w14:paraId="3A3D4BB0">
      <w:pPr>
        <w:shd w:val="clear" w:color="auto" w:fill="FFFFFF"/>
        <w:spacing w:after="0" w:line="360" w:lineRule="auto"/>
        <w:jc w:val="both"/>
        <w:rPr>
          <w:rFonts w:ascii="Times New Roman" w:hAnsi="Times New Roman" w:eastAsia="Times New Roman" w:cs="Times New Roman"/>
          <w:color w:val="222222"/>
          <w:sz w:val="24"/>
          <w:szCs w:val="24"/>
        </w:rPr>
      </w:pPr>
      <w:r>
        <w:rPr>
          <w:rFonts w:ascii="Times New Roman" w:hAnsi="Times New Roman" w:eastAsia="Times New Roman" w:cs="Times New Roman"/>
          <w:color w:val="222222"/>
          <w:sz w:val="24"/>
          <w:szCs w:val="24"/>
        </w:rPr>
        <w:t>One of the most pressing issues facing most organizations today is the need to enhance employee performance. There is a widespread belief that performance improvements can only be achieved through a fundamental reform in employee relations. Changes are thought to be necessary both in the organization and structure of work and in the way in which employees are trained, remunerated and motivated. Blyton (2008) conducted a study which revealed that employees do not put up their best performance at workplaces when they are unhappy with management, government or even their own colleagues.</w:t>
      </w:r>
    </w:p>
    <w:p w14:paraId="5C8D806B">
      <w:pPr>
        <w:pStyle w:val="8"/>
        <w:spacing w:line="360" w:lineRule="auto"/>
        <w:jc w:val="both"/>
        <w:rPr>
          <w:color w:val="222222"/>
        </w:rPr>
      </w:pPr>
      <w:r>
        <w:rPr>
          <w:color w:val="222222"/>
        </w:rPr>
        <w:t>D</w:t>
      </w:r>
      <w:r>
        <w:rPr>
          <w:rFonts w:ascii="Times New Roman" w:hAnsi="Times New Roman" w:eastAsia="Times New Roman" w:cs="Times New Roman"/>
          <w:color w:val="0F1115"/>
          <w:sz w:val="24"/>
          <w:szCs w:val="24"/>
          <w:lang w:val="en-US" w:eastAsia="en-US" w:bidi="ar-SA"/>
        </w:rPr>
        <w:t>espite PBZ Bank’s efforts to improve HR practices, reports of low morale, high workload, and occasional labor disputes suggest that employee relations may not be optimal Hassan, Ahmed Mwitta (2025),these issues can directly affect employee productivity, customer service, and overall</w:t>
      </w:r>
      <w:r>
        <w:rPr>
          <w:color w:val="222222"/>
        </w:rPr>
        <w:t xml:space="preserve"> bank performance.  </w:t>
      </w:r>
    </w:p>
    <w:p w14:paraId="3B846EC6">
      <w:pPr>
        <w:pStyle w:val="8"/>
        <w:spacing w:line="360" w:lineRule="auto"/>
        <w:jc w:val="both"/>
        <w:rPr>
          <w:color w:val="222222"/>
        </w:rPr>
      </w:pPr>
      <w:r>
        <w:t>S</w:t>
      </w:r>
      <w:r>
        <w:rPr>
          <w:color w:val="222222"/>
        </w:rPr>
        <w:t>everal scholars have done studies, which have indicated a positive relationship between employee relations and employee performance in various sectors of the economy. Muhammad, Farrukh &amp; Naureen, (2013) conducted a study on the impact of employee relations on employee performance in hospitality industry of Pakistan. Other researchers such as Dumisani et al (2014), conducted a study on the impact of Employer-Employee relationships on business growth. Ngui (2016) conducted a study on the relationship between employee relations strategies and performance of Commercial Banks. The above studies did not highlight specific employee relations practices/strategies that influence employee performance. It is in the light of this background that the study seeks to find out the influence of employee relations on employee performance in the banking sector in Zanzibar.</w:t>
      </w:r>
    </w:p>
    <w:p w14:paraId="629A7CF7">
      <w:pPr>
        <w:pStyle w:val="8"/>
        <w:spacing w:line="360" w:lineRule="auto"/>
        <w:jc w:val="both"/>
      </w:pPr>
      <w:r>
        <w:t xml:space="preserve">Many organizations continue to struggle with poor employee performance which hinders productivity, quality of service, customer satisfaction and efficiency </w:t>
      </w:r>
      <w:r>
        <w:rPr>
          <w:highlight w:val="yellow"/>
        </w:rPr>
        <w:t>AGUMENAITWE, 2024</w:t>
      </w:r>
      <w:r>
        <w:t xml:space="preserve">. A study conducted at Kampala International University revealed that poor human relations </w:t>
      </w:r>
      <w:r>
        <w:rPr>
          <w:rFonts w:hint="default"/>
          <w:lang w:val="en-US"/>
        </w:rPr>
        <w:t xml:space="preserve"> </w:t>
      </w:r>
      <w:r>
        <w:t xml:space="preserve">characterized by lack of effective communication, inadequate feedback and un supportive work environment significantly contribute to poor employee performance (KIU study report 2020). Many organizations have tried to work on their forms of communication, negotiation systems between employees and management and conflict resolution mechanisms. However, this was and is still not enough because some of them are at the limit of folding up due to poor employee performance that is brought about by poor human relations. It is from the explanation above that this study was necessary in order to fill gap by critically examining the effects of employee relations on employee performance at People Bank of Zanzibar with specific focus on; examining the effects of communication, conflict resolution and </w:t>
      </w:r>
      <w:r>
        <w:rPr>
          <w:color w:val="222222"/>
        </w:rPr>
        <w:t>participation</w:t>
      </w:r>
      <w:r>
        <w:t xml:space="preserve"> on employee performance.</w:t>
      </w:r>
    </w:p>
    <w:p w14:paraId="5BB9042B">
      <w:pPr>
        <w:shd w:val="clear" w:color="auto" w:fill="FFFFFF"/>
        <w:spacing w:after="0" w:line="240" w:lineRule="auto"/>
        <w:jc w:val="both"/>
        <w:rPr>
          <w:rFonts w:ascii="Times New Roman" w:hAnsi="Times New Roman" w:eastAsia="Times New Roman" w:cs="Times New Roman"/>
          <w:color w:val="222222"/>
          <w:sz w:val="24"/>
          <w:szCs w:val="24"/>
        </w:rPr>
      </w:pPr>
    </w:p>
    <w:p w14:paraId="63E1C9CC">
      <w:pPr>
        <w:shd w:val="clear" w:color="auto" w:fill="FFFFFF"/>
        <w:spacing w:after="0" w:line="240" w:lineRule="auto"/>
        <w:rPr>
          <w:rFonts w:ascii="Times New Roman" w:hAnsi="Times New Roman" w:eastAsia="Times New Roman" w:cs="Times New Roman"/>
          <w:color w:val="222222"/>
          <w:sz w:val="24"/>
          <w:szCs w:val="24"/>
        </w:rPr>
      </w:pPr>
    </w:p>
    <w:p w14:paraId="680791B1">
      <w:pPr>
        <w:shd w:val="clear" w:color="auto" w:fill="FFFFFF"/>
        <w:spacing w:after="0" w:line="240" w:lineRule="auto"/>
        <w:rPr>
          <w:rFonts w:ascii="Times New Roman" w:hAnsi="Times New Roman" w:eastAsia="Times New Roman" w:cs="Times New Roman"/>
          <w:b/>
          <w:color w:val="222222"/>
          <w:sz w:val="24"/>
          <w:szCs w:val="24"/>
        </w:rPr>
      </w:pPr>
      <w:r>
        <w:rPr>
          <w:rFonts w:hint="default" w:ascii="Times New Roman" w:hAnsi="Times New Roman" w:eastAsia="Times New Roman" w:cs="Times New Roman"/>
          <w:b/>
          <w:color w:val="222222"/>
          <w:sz w:val="24"/>
          <w:szCs w:val="24"/>
          <w:lang w:val="en-US"/>
        </w:rPr>
        <w:t xml:space="preserve">1.3 </w:t>
      </w:r>
      <w:r>
        <w:rPr>
          <w:rFonts w:ascii="Times New Roman" w:hAnsi="Times New Roman" w:eastAsia="Times New Roman" w:cs="Times New Roman"/>
          <w:b/>
          <w:color w:val="222222"/>
          <w:sz w:val="24"/>
          <w:szCs w:val="24"/>
        </w:rPr>
        <w:t>Research Objectives</w:t>
      </w:r>
    </w:p>
    <w:p w14:paraId="056D1370">
      <w:pPr>
        <w:shd w:val="clear" w:color="auto" w:fill="FFFFFF"/>
        <w:spacing w:after="0" w:line="240" w:lineRule="auto"/>
        <w:rPr>
          <w:rFonts w:ascii="Times New Roman" w:hAnsi="Times New Roman" w:eastAsia="Times New Roman" w:cs="Times New Roman"/>
          <w:color w:val="222222"/>
          <w:sz w:val="24"/>
          <w:szCs w:val="24"/>
        </w:rPr>
      </w:pPr>
    </w:p>
    <w:p w14:paraId="448F64E3">
      <w:pPr>
        <w:shd w:val="clear" w:color="auto" w:fill="FFFFFF"/>
        <w:spacing w:after="0" w:line="240" w:lineRule="auto"/>
        <w:rPr>
          <w:rFonts w:ascii="Times New Roman" w:hAnsi="Times New Roman" w:eastAsia="Times New Roman" w:cs="Times New Roman"/>
          <w:b/>
          <w:color w:val="222222"/>
          <w:sz w:val="24"/>
          <w:szCs w:val="24"/>
        </w:rPr>
      </w:pPr>
      <w:r>
        <w:rPr>
          <w:rFonts w:hint="default" w:ascii="Times New Roman" w:hAnsi="Times New Roman" w:eastAsia="Times New Roman" w:cs="Times New Roman"/>
          <w:b/>
          <w:color w:val="222222"/>
          <w:sz w:val="24"/>
          <w:szCs w:val="24"/>
          <w:lang w:val="en-US"/>
        </w:rPr>
        <w:t xml:space="preserve">1.3.1 </w:t>
      </w:r>
      <w:r>
        <w:rPr>
          <w:rFonts w:ascii="Times New Roman" w:hAnsi="Times New Roman" w:eastAsia="Times New Roman" w:cs="Times New Roman"/>
          <w:b/>
          <w:color w:val="222222"/>
          <w:sz w:val="24"/>
          <w:szCs w:val="24"/>
        </w:rPr>
        <w:t>General Objective </w:t>
      </w:r>
    </w:p>
    <w:p w14:paraId="4C1E30F4">
      <w:pPr>
        <w:shd w:val="clear" w:color="auto" w:fill="FFFFFF"/>
        <w:spacing w:after="0" w:line="240" w:lineRule="auto"/>
        <w:rPr>
          <w:rFonts w:ascii="Times New Roman" w:hAnsi="Times New Roman" w:eastAsia="Times New Roman" w:cs="Times New Roman"/>
          <w:color w:val="222222"/>
          <w:sz w:val="24"/>
          <w:szCs w:val="24"/>
        </w:rPr>
      </w:pPr>
    </w:p>
    <w:p w14:paraId="3D48EE56">
      <w:pPr>
        <w:shd w:val="clear" w:color="auto" w:fill="FFFFFF"/>
        <w:spacing w:after="0" w:line="240" w:lineRule="auto"/>
        <w:rPr>
          <w:rFonts w:ascii="Times New Roman" w:hAnsi="Times New Roman" w:eastAsia="Times New Roman" w:cs="Times New Roman"/>
          <w:color w:val="222222"/>
          <w:sz w:val="24"/>
          <w:szCs w:val="24"/>
        </w:rPr>
      </w:pPr>
      <w:r>
        <w:rPr>
          <w:rFonts w:ascii="Times New Roman" w:hAnsi="Times New Roman" w:eastAsia="Times New Roman" w:cs="Times New Roman"/>
          <w:color w:val="222222"/>
          <w:sz w:val="24"/>
          <w:szCs w:val="24"/>
        </w:rPr>
        <w:t>The effect of employee relations on employee performance in PBZ Bank in Zanzibar.</w:t>
      </w:r>
    </w:p>
    <w:p w14:paraId="31EC3016">
      <w:pPr>
        <w:shd w:val="clear" w:color="auto" w:fill="FFFFFF"/>
        <w:spacing w:after="0" w:line="240" w:lineRule="auto"/>
        <w:rPr>
          <w:rFonts w:ascii="Times New Roman" w:hAnsi="Times New Roman" w:eastAsia="Times New Roman" w:cs="Times New Roman"/>
          <w:color w:val="222222"/>
          <w:sz w:val="24"/>
          <w:szCs w:val="24"/>
        </w:rPr>
      </w:pPr>
    </w:p>
    <w:p w14:paraId="4CFD8379">
      <w:pPr>
        <w:shd w:val="clear" w:color="auto" w:fill="FFFFFF"/>
        <w:spacing w:after="0" w:line="240" w:lineRule="auto"/>
        <w:rPr>
          <w:rFonts w:ascii="Times New Roman" w:hAnsi="Times New Roman" w:eastAsia="Times New Roman" w:cs="Times New Roman"/>
          <w:b/>
          <w:bCs/>
          <w:color w:val="222222"/>
          <w:sz w:val="24"/>
          <w:szCs w:val="24"/>
        </w:rPr>
      </w:pPr>
      <w:r>
        <w:rPr>
          <w:rFonts w:hint="default" w:ascii="Times New Roman" w:hAnsi="Times New Roman" w:eastAsia="Times New Roman" w:cs="Times New Roman"/>
          <w:b/>
          <w:bCs/>
          <w:color w:val="222222"/>
          <w:sz w:val="24"/>
          <w:szCs w:val="24"/>
          <w:lang w:val="en-US"/>
        </w:rPr>
        <w:t xml:space="preserve">1.3.2 </w:t>
      </w:r>
      <w:r>
        <w:rPr>
          <w:rFonts w:ascii="Times New Roman" w:hAnsi="Times New Roman" w:eastAsia="Times New Roman" w:cs="Times New Roman"/>
          <w:b/>
          <w:bCs/>
          <w:color w:val="222222"/>
          <w:sz w:val="24"/>
          <w:szCs w:val="24"/>
        </w:rPr>
        <w:t>Specific Objectives</w:t>
      </w:r>
    </w:p>
    <w:p w14:paraId="34A99DBD">
      <w:pPr>
        <w:shd w:val="clear" w:color="auto" w:fill="FFFFFF"/>
        <w:spacing w:after="0" w:line="240" w:lineRule="auto"/>
        <w:rPr>
          <w:rFonts w:ascii="Times New Roman" w:hAnsi="Times New Roman" w:eastAsia="Times New Roman" w:cs="Times New Roman"/>
          <w:color w:val="222222"/>
          <w:sz w:val="24"/>
          <w:szCs w:val="24"/>
        </w:rPr>
      </w:pPr>
    </w:p>
    <w:p w14:paraId="6A151AE6">
      <w:pPr>
        <w:pStyle w:val="9"/>
        <w:numPr>
          <w:ilvl w:val="0"/>
          <w:numId w:val="3"/>
        </w:numPr>
        <w:shd w:val="clear" w:color="auto" w:fill="FFFFFF"/>
        <w:spacing w:after="0" w:line="240" w:lineRule="auto"/>
        <w:rPr>
          <w:rFonts w:ascii="Times New Roman" w:hAnsi="Times New Roman" w:eastAsia="Times New Roman" w:cs="Times New Roman"/>
          <w:color w:val="222222"/>
          <w:sz w:val="24"/>
          <w:szCs w:val="24"/>
        </w:rPr>
      </w:pPr>
      <w:r>
        <w:rPr>
          <w:rFonts w:ascii="Times New Roman" w:hAnsi="Times New Roman" w:eastAsia="Times New Roman" w:cs="Times New Roman"/>
          <w:color w:val="222222"/>
          <w:sz w:val="24"/>
          <w:szCs w:val="24"/>
        </w:rPr>
        <w:t>To examine the effect of communication on employee performance in PBZ Bank in Zanzibar.</w:t>
      </w:r>
    </w:p>
    <w:p w14:paraId="46B5CF15">
      <w:pPr>
        <w:pStyle w:val="9"/>
        <w:numPr>
          <w:ilvl w:val="0"/>
          <w:numId w:val="3"/>
        </w:numPr>
        <w:shd w:val="clear" w:color="auto" w:fill="FFFFFF"/>
        <w:spacing w:after="0" w:line="240" w:lineRule="auto"/>
        <w:rPr>
          <w:rFonts w:ascii="Times New Roman" w:hAnsi="Times New Roman" w:eastAsia="Times New Roman" w:cs="Times New Roman"/>
          <w:color w:val="222222"/>
          <w:sz w:val="24"/>
          <w:szCs w:val="24"/>
        </w:rPr>
      </w:pPr>
      <w:r>
        <w:rPr>
          <w:rFonts w:ascii="Times New Roman" w:hAnsi="Times New Roman" w:eastAsia="Times New Roman" w:cs="Times New Roman"/>
          <w:color w:val="222222"/>
          <w:sz w:val="24"/>
          <w:szCs w:val="24"/>
        </w:rPr>
        <w:t>To examine the influence of involvement and participation of employee-on-employee performance in PBZ Bank in Zanzibar.</w:t>
      </w:r>
    </w:p>
    <w:p w14:paraId="47D63730">
      <w:pPr>
        <w:pStyle w:val="9"/>
        <w:numPr>
          <w:ilvl w:val="0"/>
          <w:numId w:val="3"/>
        </w:numPr>
        <w:shd w:val="clear" w:color="auto" w:fill="FFFFFF"/>
        <w:spacing w:after="0" w:line="240" w:lineRule="auto"/>
        <w:rPr>
          <w:rFonts w:ascii="Times New Roman" w:hAnsi="Times New Roman" w:eastAsia="Times New Roman" w:cs="Times New Roman"/>
          <w:color w:val="222222"/>
          <w:sz w:val="24"/>
          <w:szCs w:val="24"/>
        </w:rPr>
      </w:pPr>
      <w:r>
        <w:rPr>
          <w:rFonts w:ascii="Times New Roman" w:hAnsi="Times New Roman" w:eastAsia="Times New Roman" w:cs="Times New Roman"/>
          <w:color w:val="222222"/>
          <w:sz w:val="24"/>
          <w:szCs w:val="24"/>
        </w:rPr>
        <w:t>To determine the effect of conflict resolution on employee performance in PBZ Bank in Zanzibar.</w:t>
      </w:r>
    </w:p>
    <w:p w14:paraId="2C1A1818">
      <w:pPr>
        <w:shd w:val="clear" w:color="auto" w:fill="FFFFFF"/>
        <w:spacing w:after="0" w:line="240" w:lineRule="auto"/>
        <w:rPr>
          <w:rFonts w:hint="default" w:ascii="Times New Roman" w:hAnsi="Times New Roman" w:eastAsia="Times New Roman" w:cs="Times New Roman"/>
          <w:b/>
          <w:color w:val="222222"/>
          <w:sz w:val="24"/>
          <w:szCs w:val="24"/>
        </w:rPr>
      </w:pPr>
    </w:p>
    <w:p w14:paraId="1D79B4B9">
      <w:pPr>
        <w:shd w:val="clear" w:color="auto" w:fill="FFFFFF"/>
        <w:spacing w:after="0" w:line="240" w:lineRule="auto"/>
        <w:rPr>
          <w:rFonts w:hint="default" w:ascii="Times New Roman" w:hAnsi="Times New Roman" w:eastAsia="Times New Roman" w:cs="Times New Roman"/>
          <w:b/>
          <w:color w:val="222222"/>
          <w:sz w:val="24"/>
          <w:szCs w:val="24"/>
          <w:lang w:val="en-US"/>
        </w:rPr>
      </w:pPr>
      <w:r>
        <w:rPr>
          <w:rFonts w:hint="default" w:ascii="Times New Roman" w:hAnsi="Times New Roman" w:eastAsia="Times New Roman" w:cs="Times New Roman"/>
          <w:b/>
          <w:color w:val="222222"/>
          <w:sz w:val="24"/>
          <w:szCs w:val="24"/>
          <w:lang w:val="en-US"/>
        </w:rPr>
        <w:t xml:space="preserve">1.4 </w:t>
      </w:r>
      <w:r>
        <w:rPr>
          <w:rFonts w:hint="default" w:ascii="Times New Roman" w:hAnsi="Times New Roman" w:eastAsia="Times New Roman" w:cs="Times New Roman"/>
          <w:b/>
          <w:color w:val="222222"/>
          <w:sz w:val="24"/>
          <w:szCs w:val="24"/>
        </w:rPr>
        <w:t>Research</w:t>
      </w:r>
      <w:r>
        <w:rPr>
          <w:rFonts w:hint="default" w:ascii="Times New Roman" w:hAnsi="Times New Roman" w:eastAsia="Times New Roman" w:cs="Times New Roman"/>
          <w:b/>
          <w:color w:val="222222"/>
          <w:sz w:val="24"/>
          <w:szCs w:val="24"/>
          <w:lang w:val="en-US"/>
        </w:rPr>
        <w:t xml:space="preserve"> Hypothesis</w:t>
      </w:r>
    </w:p>
    <w:p w14:paraId="6116D891">
      <w:pPr>
        <w:pStyle w:val="13"/>
        <w:numPr>
          <w:ilvl w:val="0"/>
          <w:numId w:val="4"/>
        </w:numPr>
        <w:shd w:val="clear" w:color="auto" w:fill="FFFFFF"/>
        <w:spacing w:before="240" w:beforeAutospacing="0" w:after="240" w:afterAutospacing="0"/>
        <w:ind w:left="425" w:leftChars="0" w:hanging="425" w:firstLineChars="0"/>
        <w:jc w:val="both"/>
        <w:rPr>
          <w:rFonts w:hint="default" w:ascii="Times New Roman" w:hAnsi="Times New Roman" w:cs="Times New Roman"/>
          <w:color w:val="0F1115"/>
        </w:rPr>
      </w:pPr>
      <w:r>
        <w:rPr>
          <w:rFonts w:hint="default" w:cs="Times New Roman"/>
          <w:color w:val="0F1115"/>
          <w:lang w:val="en-US"/>
        </w:rPr>
        <w:t xml:space="preserve">H01. Communication negative significance influence the </w:t>
      </w:r>
      <w:r>
        <w:rPr>
          <w:rFonts w:hint="default" w:ascii="Times New Roman" w:hAnsi="Times New Roman" w:cs="Times New Roman"/>
          <w:color w:val="0F1115"/>
        </w:rPr>
        <w:t xml:space="preserve"> employee performance at PBZ Bank in Zanzibar</w:t>
      </w:r>
    </w:p>
    <w:p w14:paraId="1D57629A">
      <w:pPr>
        <w:pStyle w:val="13"/>
        <w:numPr>
          <w:ilvl w:val="0"/>
          <w:numId w:val="4"/>
        </w:numPr>
        <w:shd w:val="clear" w:color="auto" w:fill="FFFFFF"/>
        <w:spacing w:before="240" w:beforeAutospacing="0" w:after="240" w:afterAutospacing="0"/>
        <w:ind w:left="425" w:leftChars="0" w:hanging="425" w:firstLineChars="0"/>
        <w:jc w:val="both"/>
        <w:rPr>
          <w:rFonts w:ascii="Times New Roman" w:hAnsi="Times New Roman" w:eastAsia="Times New Roman" w:cs="Times New Roman"/>
          <w:color w:val="222222"/>
          <w:sz w:val="24"/>
          <w:szCs w:val="24"/>
        </w:rPr>
      </w:pPr>
      <w:r>
        <w:rPr>
          <w:rFonts w:hint="default" w:cs="Times New Roman"/>
          <w:color w:val="0F1115"/>
          <w:lang w:val="en-US"/>
        </w:rPr>
        <w:t>H02.I</w:t>
      </w:r>
      <w:r>
        <w:rPr>
          <w:rFonts w:ascii="Times New Roman" w:hAnsi="Times New Roman" w:eastAsia="Times New Roman" w:cs="Times New Roman"/>
          <w:color w:val="222222"/>
          <w:sz w:val="24"/>
          <w:szCs w:val="24"/>
        </w:rPr>
        <w:t xml:space="preserve">nvolvement and participation of </w:t>
      </w:r>
      <w:r>
        <w:rPr>
          <w:rFonts w:cs="Times New Roman"/>
          <w:color w:val="222222"/>
          <w:sz w:val="24"/>
          <w:szCs w:val="24"/>
          <w:lang w:val="en-US"/>
        </w:rPr>
        <w:t>employee is</w:t>
      </w:r>
      <w:r>
        <w:rPr>
          <w:rFonts w:hint="default" w:cs="Times New Roman"/>
          <w:color w:val="222222"/>
          <w:sz w:val="24"/>
          <w:szCs w:val="24"/>
          <w:lang w:val="en-US"/>
        </w:rPr>
        <w:t xml:space="preserve"> insignificance influence the </w:t>
      </w:r>
      <w:r>
        <w:rPr>
          <w:rFonts w:ascii="Times New Roman" w:hAnsi="Times New Roman" w:eastAsia="Times New Roman" w:cs="Times New Roman"/>
          <w:color w:val="222222"/>
          <w:sz w:val="24"/>
          <w:szCs w:val="24"/>
        </w:rPr>
        <w:t xml:space="preserve">employee </w:t>
      </w:r>
      <w:r>
        <w:rPr>
          <w:rFonts w:hint="default" w:cs="Times New Roman"/>
          <w:color w:val="222222"/>
          <w:sz w:val="24"/>
          <w:szCs w:val="24"/>
          <w:lang w:val="en-US"/>
        </w:rPr>
        <w:tab/>
      </w:r>
      <w:r>
        <w:rPr>
          <w:rFonts w:hint="default" w:cs="Times New Roman"/>
          <w:color w:val="222222"/>
          <w:sz w:val="24"/>
          <w:szCs w:val="24"/>
          <w:lang w:val="en-US"/>
        </w:rPr>
        <w:tab/>
      </w:r>
      <w:r>
        <w:rPr>
          <w:rFonts w:ascii="Times New Roman" w:hAnsi="Times New Roman" w:eastAsia="Times New Roman" w:cs="Times New Roman"/>
          <w:color w:val="222222"/>
          <w:sz w:val="24"/>
          <w:szCs w:val="24"/>
        </w:rPr>
        <w:t xml:space="preserve">performance in PBZ Bank </w:t>
      </w:r>
      <w:r>
        <w:rPr>
          <w:rFonts w:hint="default" w:cs="Times New Roman"/>
          <w:color w:val="222222"/>
          <w:sz w:val="24"/>
          <w:szCs w:val="24"/>
          <w:lang w:val="en-US"/>
        </w:rPr>
        <w:tab/>
      </w:r>
      <w:r>
        <w:rPr>
          <w:rFonts w:ascii="Times New Roman" w:hAnsi="Times New Roman" w:eastAsia="Times New Roman" w:cs="Times New Roman"/>
          <w:color w:val="222222"/>
          <w:sz w:val="24"/>
          <w:szCs w:val="24"/>
        </w:rPr>
        <w:t>in Zanzibar.</w:t>
      </w:r>
    </w:p>
    <w:p w14:paraId="0E028B58">
      <w:pPr>
        <w:pStyle w:val="13"/>
        <w:numPr>
          <w:ilvl w:val="0"/>
          <w:numId w:val="4"/>
        </w:numPr>
        <w:shd w:val="clear" w:color="auto" w:fill="FFFFFF"/>
        <w:spacing w:before="240" w:beforeAutospacing="0" w:after="240" w:afterAutospacing="0"/>
        <w:ind w:left="425" w:leftChars="0" w:hanging="425" w:firstLineChars="0"/>
        <w:jc w:val="both"/>
        <w:rPr>
          <w:rFonts w:ascii="Times New Roman" w:hAnsi="Times New Roman" w:eastAsia="Times New Roman" w:cs="Times New Roman"/>
          <w:color w:val="222222"/>
          <w:sz w:val="24"/>
          <w:szCs w:val="24"/>
        </w:rPr>
      </w:pPr>
      <w:r>
        <w:rPr>
          <w:rFonts w:hint="default" w:cs="Times New Roman"/>
          <w:color w:val="0F1115"/>
          <w:lang w:val="en-US"/>
        </w:rPr>
        <w:t>H03. C</w:t>
      </w:r>
      <w:r>
        <w:rPr>
          <w:rFonts w:hint="default" w:ascii="Times New Roman" w:hAnsi="Times New Roman" w:cs="Times New Roman"/>
          <w:color w:val="0F1115"/>
        </w:rPr>
        <w:t xml:space="preserve">onflict resolution </w:t>
      </w:r>
      <w:r>
        <w:rPr>
          <w:rFonts w:hint="default" w:cs="Times New Roman"/>
          <w:color w:val="0F1115"/>
          <w:lang w:val="en-US"/>
        </w:rPr>
        <w:t xml:space="preserve"> has no statistical significant effect </w:t>
      </w:r>
      <w:r>
        <w:rPr>
          <w:rFonts w:hint="default" w:ascii="Times New Roman" w:hAnsi="Times New Roman" w:cs="Times New Roman"/>
          <w:color w:val="0F1115"/>
        </w:rPr>
        <w:t>on employee performance at PBZ Bank in Zanzibar</w:t>
      </w:r>
    </w:p>
    <w:p w14:paraId="57B508DD">
      <w:pPr>
        <w:pStyle w:val="13"/>
        <w:numPr>
          <w:ilvl w:val="0"/>
          <w:numId w:val="0"/>
        </w:numPr>
        <w:shd w:val="clear" w:color="auto" w:fill="FFFFFF"/>
        <w:spacing w:before="240" w:beforeAutospacing="0" w:after="240" w:afterAutospacing="0"/>
        <w:ind w:leftChars="0"/>
        <w:jc w:val="both"/>
        <w:rPr>
          <w:rFonts w:hint="default" w:ascii="Times New Roman" w:hAnsi="Times New Roman" w:eastAsia="Times New Roman" w:cs="Times New Roman"/>
          <w:color w:val="222222"/>
          <w:sz w:val="24"/>
          <w:szCs w:val="24"/>
          <w:lang w:val="en-US"/>
        </w:rPr>
      </w:pPr>
      <w:r>
        <w:rPr>
          <w:rFonts w:hint="default" w:cs="Times New Roman"/>
          <w:b/>
          <w:bCs/>
          <w:color w:val="0F1115"/>
          <w:lang w:val="en-US"/>
        </w:rPr>
        <w:t xml:space="preserve">1.5 </w:t>
      </w:r>
      <w:r>
        <w:rPr>
          <w:rFonts w:ascii="Times New Roman" w:hAnsi="Times New Roman" w:eastAsia="Times New Roman" w:cs="Times New Roman"/>
          <w:b/>
          <w:bCs/>
          <w:color w:val="222222"/>
          <w:sz w:val="24"/>
          <w:szCs w:val="24"/>
        </w:rPr>
        <w:t>S</w:t>
      </w:r>
      <w:r>
        <w:rPr>
          <w:rFonts w:hint="default" w:ascii="Times New Roman" w:hAnsi="Times New Roman" w:eastAsia="Times New Roman" w:cs="Times New Roman"/>
          <w:b/>
          <w:bCs/>
          <w:color w:val="222222"/>
          <w:sz w:val="24"/>
          <w:szCs w:val="24"/>
        </w:rPr>
        <w:t>ignificance of the Stu</w:t>
      </w:r>
      <w:r>
        <w:rPr>
          <w:rFonts w:hint="default" w:cs="Times New Roman"/>
          <w:b/>
          <w:bCs/>
          <w:color w:val="222222"/>
          <w:sz w:val="24"/>
          <w:szCs w:val="24"/>
          <w:lang w:val="en-US"/>
        </w:rPr>
        <w:t>dy</w:t>
      </w:r>
    </w:p>
    <w:p w14:paraId="64F06B1F">
      <w:pPr>
        <w:numPr>
          <w:ilvl w:val="0"/>
          <w:numId w:val="5"/>
        </w:numPr>
        <w:shd w:val="clear" w:color="auto" w:fill="FFFFFF"/>
        <w:spacing w:after="0" w:line="240" w:lineRule="auto"/>
        <w:ind w:left="425" w:leftChars="0" w:hanging="425" w:firstLineChars="0"/>
        <w:jc w:val="both"/>
        <w:rPr>
          <w:rFonts w:hint="default" w:ascii="Times New Roman" w:hAnsi="Times New Roman" w:eastAsia="Times New Roman" w:cs="Times New Roman"/>
          <w:color w:val="0F1115"/>
          <w:sz w:val="24"/>
          <w:szCs w:val="24"/>
          <w:lang w:val="en-US" w:eastAsia="en-US" w:bidi="ar-SA"/>
        </w:rPr>
      </w:pPr>
      <w:r>
        <w:t>Th</w:t>
      </w:r>
      <w:r>
        <w:rPr>
          <w:rFonts w:hint="default" w:ascii="Times New Roman" w:hAnsi="Times New Roman" w:eastAsia="Times New Roman" w:cs="Times New Roman"/>
          <w:color w:val="0F1115"/>
          <w:sz w:val="24"/>
          <w:szCs w:val="24"/>
          <w:lang w:val="en-US" w:eastAsia="en-US" w:bidi="ar-SA"/>
        </w:rPr>
        <w:t>e study findings and recommendations will contribute to the body of knowledge that will be useful in enhancing the understanding of researchers and scholars on employee relations.</w:t>
      </w:r>
    </w:p>
    <w:p w14:paraId="30E509A5">
      <w:pPr>
        <w:numPr>
          <w:ilvl w:val="0"/>
          <w:numId w:val="0"/>
        </w:numPr>
        <w:shd w:val="clear" w:color="auto" w:fill="FFFFFF"/>
        <w:spacing w:after="0" w:line="240" w:lineRule="auto"/>
        <w:ind w:leftChars="0"/>
        <w:jc w:val="both"/>
        <w:rPr>
          <w:rFonts w:hint="default" w:ascii="Times New Roman" w:hAnsi="Times New Roman" w:eastAsia="Times New Roman" w:cs="Times New Roman"/>
          <w:color w:val="0F1115"/>
          <w:sz w:val="24"/>
          <w:szCs w:val="24"/>
          <w:lang w:val="en-US" w:eastAsia="en-US" w:bidi="ar-SA"/>
        </w:rPr>
      </w:pPr>
    </w:p>
    <w:p w14:paraId="3D76B9B6">
      <w:pPr>
        <w:numPr>
          <w:ilvl w:val="0"/>
          <w:numId w:val="5"/>
        </w:numPr>
        <w:shd w:val="clear" w:color="auto" w:fill="FFFFFF"/>
        <w:spacing w:after="0" w:line="240" w:lineRule="auto"/>
        <w:ind w:left="425" w:leftChars="0" w:hanging="425" w:firstLineChars="0"/>
        <w:jc w:val="both"/>
        <w:rPr>
          <w:rFonts w:hint="default" w:ascii="Times New Roman" w:hAnsi="Times New Roman" w:eastAsia="Times New Roman" w:cs="Times New Roman"/>
          <w:color w:val="0F1115"/>
          <w:sz w:val="24"/>
          <w:szCs w:val="24"/>
          <w:lang w:val="en-US" w:eastAsia="en-US" w:bidi="ar-SA"/>
        </w:rPr>
      </w:pPr>
      <w:r>
        <w:rPr>
          <w:rFonts w:hint="default" w:ascii="Times New Roman" w:hAnsi="Times New Roman" w:eastAsia="Times New Roman" w:cs="Times New Roman"/>
          <w:color w:val="0F1115"/>
          <w:sz w:val="24"/>
          <w:szCs w:val="24"/>
          <w:lang w:val="en-US" w:eastAsia="en-US" w:bidi="ar-SA"/>
        </w:rPr>
        <w:t xml:space="preserve">The study is expected to enrich employees’ competencies, skills and attitudes on the effective and efficient management of employee relations. </w:t>
      </w:r>
    </w:p>
    <w:p w14:paraId="55AFC557">
      <w:pPr>
        <w:numPr>
          <w:ilvl w:val="0"/>
          <w:numId w:val="0"/>
        </w:numPr>
        <w:shd w:val="clear" w:color="auto" w:fill="FFFFFF"/>
        <w:spacing w:after="0" w:line="240" w:lineRule="auto"/>
        <w:ind w:leftChars="0"/>
        <w:jc w:val="both"/>
        <w:rPr>
          <w:rFonts w:hint="default" w:ascii="Times New Roman" w:hAnsi="Times New Roman" w:eastAsia="Times New Roman" w:cs="Times New Roman"/>
          <w:color w:val="0F1115"/>
          <w:sz w:val="24"/>
          <w:szCs w:val="24"/>
          <w:lang w:val="en-US" w:eastAsia="en-US" w:bidi="ar-SA"/>
        </w:rPr>
      </w:pPr>
    </w:p>
    <w:p w14:paraId="5721F4E1">
      <w:pPr>
        <w:numPr>
          <w:ilvl w:val="0"/>
          <w:numId w:val="5"/>
        </w:numPr>
        <w:shd w:val="clear" w:color="auto" w:fill="FFFFFF"/>
        <w:spacing w:after="0" w:line="240" w:lineRule="auto"/>
        <w:ind w:left="425" w:leftChars="0" w:hanging="425" w:firstLineChars="0"/>
        <w:jc w:val="both"/>
        <w:rPr>
          <w:rFonts w:ascii="Times New Roman" w:hAnsi="Times New Roman" w:eastAsia="Times New Roman" w:cs="Times New Roman"/>
          <w:color w:val="222222"/>
          <w:sz w:val="24"/>
          <w:szCs w:val="24"/>
        </w:rPr>
      </w:pPr>
      <w:r>
        <w:rPr>
          <w:rFonts w:hint="default" w:ascii="Times New Roman" w:hAnsi="Times New Roman" w:eastAsia="Times New Roman" w:cs="Times New Roman"/>
          <w:color w:val="0F1115"/>
          <w:sz w:val="24"/>
          <w:szCs w:val="24"/>
          <w:lang w:val="en-US" w:eastAsia="en-US" w:bidi="ar-SA"/>
        </w:rPr>
        <w:t>The study is expected to help Human Resource Practitioners enhance their competences on the application and effectiveness of employee relations in maintaining industrial harmony.</w:t>
      </w:r>
    </w:p>
    <w:p w14:paraId="1B283497">
      <w:pPr>
        <w:numPr>
          <w:ilvl w:val="0"/>
          <w:numId w:val="0"/>
        </w:numPr>
        <w:shd w:val="clear" w:color="auto" w:fill="FFFFFF"/>
        <w:spacing w:after="0" w:line="240" w:lineRule="auto"/>
        <w:ind w:leftChars="0"/>
        <w:jc w:val="both"/>
        <w:rPr>
          <w:rFonts w:hint="default" w:ascii="Times New Roman" w:hAnsi="Times New Roman" w:eastAsia="Times New Roman" w:cs="Times New Roman"/>
          <w:color w:val="0F1115"/>
          <w:sz w:val="24"/>
          <w:szCs w:val="24"/>
          <w:lang w:val="en-US" w:eastAsia="en-US" w:bidi="ar-SA"/>
        </w:rPr>
      </w:pPr>
    </w:p>
    <w:p w14:paraId="09974517">
      <w:pPr>
        <w:numPr>
          <w:ilvl w:val="0"/>
          <w:numId w:val="0"/>
        </w:numPr>
        <w:shd w:val="clear" w:color="auto" w:fill="FFFFFF"/>
        <w:spacing w:after="0" w:line="240" w:lineRule="auto"/>
        <w:ind w:leftChars="0"/>
        <w:jc w:val="both"/>
        <w:rPr>
          <w:rFonts w:hint="default" w:ascii="Times New Roman" w:hAnsi="Times New Roman" w:eastAsia="Times New Roman" w:cs="Times New Roman"/>
          <w:color w:val="0F1115"/>
          <w:sz w:val="24"/>
          <w:szCs w:val="24"/>
          <w:lang w:val="en-US" w:eastAsia="en-US" w:bidi="ar-SA"/>
        </w:rPr>
      </w:pPr>
    </w:p>
    <w:p w14:paraId="4CBC3979">
      <w:pPr>
        <w:shd w:val="clear" w:color="auto" w:fill="FFFFFF"/>
        <w:spacing w:after="0" w:line="240" w:lineRule="auto"/>
        <w:rPr>
          <w:rFonts w:ascii="Times New Roman" w:hAnsi="Times New Roman" w:eastAsia="Times New Roman" w:cs="Times New Roman"/>
          <w:b/>
          <w:color w:val="222222"/>
          <w:sz w:val="24"/>
          <w:szCs w:val="24"/>
        </w:rPr>
      </w:pPr>
      <w:r>
        <w:rPr>
          <w:rFonts w:hint="default" w:ascii="Times New Roman" w:hAnsi="Times New Roman" w:eastAsia="Times New Roman" w:cs="Times New Roman"/>
          <w:b/>
          <w:color w:val="222222"/>
          <w:sz w:val="24"/>
          <w:szCs w:val="24"/>
          <w:lang w:val="en-US"/>
        </w:rPr>
        <w:t xml:space="preserve">1.6 </w:t>
      </w:r>
      <w:r>
        <w:rPr>
          <w:rFonts w:ascii="Times New Roman" w:hAnsi="Times New Roman" w:eastAsia="Times New Roman" w:cs="Times New Roman"/>
          <w:b/>
          <w:color w:val="222222"/>
          <w:sz w:val="24"/>
          <w:szCs w:val="24"/>
        </w:rPr>
        <w:t>Scope of the Study</w:t>
      </w:r>
    </w:p>
    <w:p w14:paraId="6BF5B9B6">
      <w:pPr>
        <w:shd w:val="clear" w:color="auto" w:fill="FFFFFF"/>
        <w:spacing w:after="0" w:line="240" w:lineRule="auto"/>
        <w:rPr>
          <w:rFonts w:ascii="Times New Roman" w:hAnsi="Times New Roman" w:eastAsia="Times New Roman" w:cs="Times New Roman"/>
          <w:b/>
          <w:color w:val="222222"/>
          <w:sz w:val="24"/>
          <w:szCs w:val="24"/>
        </w:rPr>
      </w:pPr>
    </w:p>
    <w:p w14:paraId="2432321D">
      <w:pPr>
        <w:shd w:val="clear" w:color="auto" w:fill="FFFFFF"/>
        <w:spacing w:after="0" w:line="360" w:lineRule="auto"/>
        <w:jc w:val="both"/>
        <w:rPr>
          <w:rFonts w:hint="default" w:ascii="Times New Roman" w:hAnsi="Times New Roman" w:eastAsia="Times New Roman" w:cs="Times New Roman"/>
          <w:color w:val="0F1115"/>
          <w:sz w:val="24"/>
          <w:szCs w:val="24"/>
          <w:lang w:val="en-US" w:eastAsia="en-US" w:bidi="ar-SA"/>
        </w:rPr>
      </w:pPr>
      <w:r>
        <w:rPr>
          <w:rFonts w:ascii="Times New Roman" w:hAnsi="Times New Roman" w:eastAsia="Times New Roman" w:cs="Times New Roman"/>
          <w:color w:val="222222"/>
          <w:sz w:val="24"/>
          <w:szCs w:val="24"/>
        </w:rPr>
        <w:t>T</w:t>
      </w:r>
      <w:r>
        <w:rPr>
          <w:rFonts w:hint="default" w:ascii="Times New Roman" w:hAnsi="Times New Roman" w:eastAsia="Times New Roman" w:cs="Times New Roman"/>
          <w:color w:val="0F1115"/>
          <w:sz w:val="24"/>
          <w:szCs w:val="24"/>
          <w:lang w:val="en-US" w:eastAsia="en-US" w:bidi="ar-SA"/>
        </w:rPr>
        <w:t>he study will focus on PBZ Bank Head Office in Zanzibar Urban which consist a total of 568 employees, and it will include permanent and contract employees across departments such as customer service, operations, and Human ressouces and Administration, Treasure, Swift, Reconciation, Recovery, Banking Operation, Finance, Audit, Branches, ICT, Marketing, Credit and Procurement. The study will be limited based on the above three objectives. Moreover, study mainly focuses on the examination of the performance of The People Bank of Zanzibar in the employee Performance since 202 this is because the Bank come up among the tire one and increased the profit and deposit</w:t>
      </w:r>
      <w:r>
        <w:rPr>
          <w:rFonts w:hint="default"/>
          <w:lang w:val="en-US"/>
        </w:rPr>
        <w:t xml:space="preserve"> (</w:t>
      </w:r>
      <w:r>
        <w:rPr>
          <w:rFonts w:hint="default" w:ascii="Times New Roman" w:hAnsi="Times New Roman" w:cs="Times New Roman"/>
          <w:lang w:val="en-US"/>
        </w:rPr>
        <w:t>PBZ financial statement, 2025/26)</w:t>
      </w:r>
      <w:r>
        <w:rPr>
          <w:rFonts w:hint="default" w:ascii="Times New Roman" w:hAnsi="Times New Roman" w:eastAsia="Times New Roman" w:cs="Times New Roman"/>
          <w:color w:val="0F1115"/>
          <w:sz w:val="24"/>
          <w:szCs w:val="24"/>
          <w:lang w:val="en-US" w:eastAsia="en-US" w:bidi="ar-SA"/>
        </w:rPr>
        <w:t>.</w:t>
      </w:r>
    </w:p>
    <w:p w14:paraId="7563780C">
      <w:pPr>
        <w:shd w:val="clear" w:color="auto" w:fill="FFFFFF"/>
        <w:spacing w:after="0" w:line="240" w:lineRule="auto"/>
        <w:jc w:val="both"/>
        <w:rPr>
          <w:rFonts w:hint="default" w:ascii="Times New Roman" w:hAnsi="Times New Roman" w:eastAsia="Times New Roman" w:cs="Times New Roman"/>
          <w:color w:val="0F1115"/>
          <w:sz w:val="24"/>
          <w:szCs w:val="24"/>
          <w:lang w:val="en-US" w:eastAsia="en-US" w:bidi="ar-SA"/>
        </w:rPr>
      </w:pPr>
    </w:p>
    <w:p w14:paraId="1D56083E">
      <w:pPr>
        <w:shd w:val="clear" w:color="auto" w:fill="FFFFFF"/>
        <w:spacing w:after="0" w:line="240" w:lineRule="auto"/>
        <w:rPr>
          <w:rFonts w:ascii="Times New Roman" w:hAnsi="Times New Roman" w:eastAsia="Times New Roman" w:cs="Times New Roman"/>
          <w:b/>
          <w:color w:val="222222"/>
          <w:sz w:val="24"/>
          <w:szCs w:val="24"/>
        </w:rPr>
      </w:pPr>
      <w:r>
        <w:rPr>
          <w:rFonts w:hint="default" w:ascii="Times New Roman" w:hAnsi="Times New Roman" w:eastAsia="Times New Roman" w:cs="Times New Roman"/>
          <w:b/>
          <w:color w:val="222222"/>
          <w:sz w:val="24"/>
          <w:szCs w:val="24"/>
          <w:lang w:val="en-US"/>
        </w:rPr>
        <w:t xml:space="preserve">1.7 </w:t>
      </w:r>
      <w:r>
        <w:rPr>
          <w:rFonts w:ascii="Times New Roman" w:hAnsi="Times New Roman" w:eastAsia="Times New Roman" w:cs="Times New Roman"/>
          <w:b/>
          <w:color w:val="222222"/>
          <w:sz w:val="24"/>
          <w:szCs w:val="24"/>
        </w:rPr>
        <w:t>Conceptua</w:t>
      </w:r>
      <w:r>
        <w:rPr>
          <w:rFonts w:ascii="Times New Roman" w:hAnsi="Times New Roman" w:eastAsia="Times New Roman" w:cs="Times New Roman"/>
          <w:b/>
          <w:color w:val="000000" w:themeColor="text1"/>
          <w:sz w:val="24"/>
          <w:szCs w:val="24"/>
          <w14:textFill>
            <w14:solidFill>
              <w14:schemeClr w14:val="tx1"/>
            </w14:solidFill>
          </w14:textFill>
        </w:rPr>
        <w:t>l Framework</w:t>
      </w:r>
    </w:p>
    <w:p w14:paraId="51BC1B7F">
      <w:pPr>
        <w:shd w:val="clear" w:color="auto" w:fill="FFFFFF"/>
        <w:spacing w:after="0" w:line="240" w:lineRule="auto"/>
        <w:rPr>
          <w:rFonts w:ascii="Times New Roman" w:hAnsi="Times New Roman" w:eastAsia="Times New Roman" w:cs="Times New Roman"/>
          <w:color w:val="222222"/>
          <w:sz w:val="24"/>
          <w:szCs w:val="24"/>
        </w:rPr>
      </w:pPr>
    </w:p>
    <w:p w14:paraId="6D5D2EE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TimesNewRomanPS-BoldMT" w:cs="Times New Roman"/>
          <w:b/>
          <w:bCs/>
          <w:color w:val="000000"/>
          <w:kern w:val="0"/>
          <w:sz w:val="24"/>
          <w:szCs w:val="24"/>
          <w:lang w:val="en-US" w:eastAsia="zh-CN" w:bidi="ar"/>
        </w:rPr>
        <w:t>Conflict Resolution</w:t>
      </w:r>
    </w:p>
    <w:p w14:paraId="239A4C97">
      <w:pPr>
        <w:shd w:val="clear" w:color="auto" w:fill="FFFFFF"/>
        <w:spacing w:after="0" w:line="360" w:lineRule="auto"/>
        <w:jc w:val="both"/>
        <w:rPr>
          <w:rFonts w:hint="default" w:ascii="Times New Roman" w:hAnsi="Times New Roman" w:eastAsia="Times New Roman" w:cs="Times New Roman"/>
          <w:color w:val="222222"/>
          <w:sz w:val="24"/>
          <w:szCs w:val="24"/>
          <w:lang w:val="en-US" w:eastAsia="en-US" w:bidi="ar-SA"/>
        </w:rPr>
      </w:pPr>
      <w:r>
        <w:rPr>
          <w:rFonts w:hint="default" w:ascii="Times New Roman" w:hAnsi="Times New Roman" w:eastAsia="SimSun" w:cs="Times New Roman"/>
          <w:color w:val="000000"/>
          <w:kern w:val="0"/>
          <w:sz w:val="24"/>
          <w:szCs w:val="24"/>
          <w:lang w:val="en-US" w:eastAsia="zh-CN" w:bidi="ar"/>
        </w:rPr>
        <w:t>A</w:t>
      </w:r>
      <w:r>
        <w:rPr>
          <w:rFonts w:hint="default" w:ascii="Times New Roman" w:hAnsi="Times New Roman" w:eastAsia="Times New Roman" w:cs="Times New Roman"/>
          <w:color w:val="222222"/>
          <w:sz w:val="24"/>
          <w:szCs w:val="24"/>
          <w:lang w:val="en-US" w:eastAsia="zh-CN" w:bidi="ar-SA"/>
        </w:rPr>
        <w:t xml:space="preserve">ccording to Forsyth (2009), conflict resolution is also known as reconciliation and is </w:t>
      </w:r>
    </w:p>
    <w:p w14:paraId="46C6035A">
      <w:pPr>
        <w:keepNext w:val="0"/>
        <w:keepLines w:val="0"/>
        <w:widowControl/>
        <w:suppressLineNumbers w:val="0"/>
        <w:spacing w:line="360" w:lineRule="auto"/>
        <w:jc w:val="both"/>
        <w:rPr>
          <w:rFonts w:hint="default" w:ascii="Times New Roman" w:hAnsi="Times New Roman" w:eastAsia="Times New Roman" w:cs="Times New Roman"/>
          <w:color w:val="222222"/>
          <w:sz w:val="24"/>
          <w:szCs w:val="24"/>
          <w:lang w:val="en-US" w:eastAsia="en-US" w:bidi="ar-SA"/>
        </w:rPr>
      </w:pPr>
      <w:r>
        <w:rPr>
          <w:rFonts w:hint="default" w:ascii="Times New Roman" w:hAnsi="Times New Roman" w:eastAsia="Times New Roman" w:cs="Times New Roman"/>
          <w:color w:val="222222"/>
          <w:sz w:val="24"/>
          <w:szCs w:val="24"/>
          <w:lang w:val="en-US" w:eastAsia="zh-CN" w:bidi="ar-SA"/>
        </w:rPr>
        <w:t xml:space="preserve">conceptualized as the methods and processes involved in facilitating the peaceful ending </w:t>
      </w:r>
    </w:p>
    <w:p w14:paraId="3517A619">
      <w:pPr>
        <w:keepNext w:val="0"/>
        <w:keepLines w:val="0"/>
        <w:widowControl/>
        <w:suppressLineNumbers w:val="0"/>
        <w:spacing w:line="360" w:lineRule="auto"/>
        <w:jc w:val="both"/>
        <w:rPr>
          <w:rFonts w:hint="default" w:ascii="Times New Roman" w:hAnsi="Times New Roman" w:eastAsia="Times New Roman" w:cs="Times New Roman"/>
          <w:color w:val="222222"/>
          <w:sz w:val="24"/>
          <w:szCs w:val="24"/>
          <w:lang w:val="en-US" w:eastAsia="en-US" w:bidi="ar-SA"/>
        </w:rPr>
      </w:pPr>
      <w:r>
        <w:rPr>
          <w:rFonts w:hint="default" w:ascii="Times New Roman" w:hAnsi="Times New Roman" w:eastAsia="Times New Roman" w:cs="Times New Roman"/>
          <w:color w:val="222222"/>
          <w:sz w:val="24"/>
          <w:szCs w:val="24"/>
          <w:lang w:val="en-US" w:eastAsia="zh-CN" w:bidi="ar-SA"/>
        </w:rPr>
        <w:t xml:space="preserve">of conflict and retribution. According to him, conflict resolution may also be used </w:t>
      </w:r>
    </w:p>
    <w:p w14:paraId="08E8DC41">
      <w:pPr>
        <w:keepNext w:val="0"/>
        <w:keepLines w:val="0"/>
        <w:widowControl/>
        <w:suppressLineNumbers w:val="0"/>
        <w:spacing w:line="360" w:lineRule="auto"/>
        <w:jc w:val="both"/>
        <w:rPr>
          <w:rFonts w:hint="default" w:ascii="Times New Roman" w:hAnsi="Times New Roman" w:eastAsia="Times New Roman" w:cs="Times New Roman"/>
          <w:color w:val="222222"/>
          <w:sz w:val="24"/>
          <w:szCs w:val="24"/>
          <w:lang w:val="en-US" w:eastAsia="en-US" w:bidi="ar-SA"/>
        </w:rPr>
      </w:pPr>
      <w:r>
        <w:rPr>
          <w:rFonts w:hint="default" w:ascii="Times New Roman" w:hAnsi="Times New Roman" w:eastAsia="Times New Roman" w:cs="Times New Roman"/>
          <w:color w:val="222222"/>
          <w:sz w:val="24"/>
          <w:szCs w:val="24"/>
          <w:lang w:val="en-US" w:eastAsia="zh-CN" w:bidi="ar-SA"/>
        </w:rPr>
        <w:t xml:space="preserve">interchangeably with dispute resolution, where arbitration and litigation processes are </w:t>
      </w:r>
    </w:p>
    <w:p w14:paraId="4975C0CA">
      <w:pPr>
        <w:keepNext w:val="0"/>
        <w:keepLines w:val="0"/>
        <w:widowControl/>
        <w:suppressLineNumbers w:val="0"/>
        <w:spacing w:line="360" w:lineRule="auto"/>
        <w:jc w:val="both"/>
        <w:rPr>
          <w:rFonts w:hint="default" w:ascii="Times New Roman" w:hAnsi="Times New Roman" w:eastAsia="Times New Roman" w:cs="Times New Roman"/>
          <w:color w:val="222222"/>
          <w:sz w:val="24"/>
          <w:szCs w:val="24"/>
          <w:lang w:val="en-US" w:eastAsia="en-US" w:bidi="ar-SA"/>
        </w:rPr>
      </w:pPr>
      <w:r>
        <w:rPr>
          <w:rFonts w:hint="default" w:ascii="Times New Roman" w:hAnsi="Times New Roman" w:eastAsia="Times New Roman" w:cs="Times New Roman"/>
          <w:color w:val="222222"/>
          <w:sz w:val="24"/>
          <w:szCs w:val="24"/>
          <w:lang w:val="en-US" w:eastAsia="zh-CN" w:bidi="ar-SA"/>
        </w:rPr>
        <w:t xml:space="preserve">critically involved. According to Wilmot and Jouyce (2007), the concept of conflict </w:t>
      </w:r>
    </w:p>
    <w:p w14:paraId="13D7E8DA">
      <w:pPr>
        <w:keepNext w:val="0"/>
        <w:keepLines w:val="0"/>
        <w:widowControl/>
        <w:suppressLineNumbers w:val="0"/>
        <w:spacing w:line="360" w:lineRule="auto"/>
        <w:jc w:val="both"/>
        <w:rPr>
          <w:rFonts w:hint="default" w:ascii="Times New Roman" w:hAnsi="Times New Roman" w:eastAsia="Times New Roman" w:cs="Times New Roman"/>
          <w:color w:val="222222"/>
          <w:sz w:val="24"/>
          <w:szCs w:val="24"/>
          <w:lang w:val="en-US" w:eastAsia="en-US" w:bidi="ar-SA"/>
        </w:rPr>
      </w:pPr>
      <w:r>
        <w:rPr>
          <w:rFonts w:hint="default" w:ascii="Times New Roman" w:hAnsi="Times New Roman" w:eastAsia="Times New Roman" w:cs="Times New Roman"/>
          <w:color w:val="222222"/>
          <w:sz w:val="24"/>
          <w:szCs w:val="24"/>
          <w:lang w:val="en-US" w:eastAsia="zh-CN" w:bidi="ar-SA"/>
        </w:rPr>
        <w:t xml:space="preserve">resolution can be thought to encompass the use of nonviolent resistance measures by </w:t>
      </w:r>
    </w:p>
    <w:p w14:paraId="054ACB2B">
      <w:pPr>
        <w:keepNext w:val="0"/>
        <w:keepLines w:val="0"/>
        <w:widowControl/>
        <w:suppressLineNumbers w:val="0"/>
        <w:spacing w:line="360" w:lineRule="auto"/>
        <w:jc w:val="both"/>
        <w:rPr>
          <w:rFonts w:hint="default" w:ascii="Times New Roman" w:hAnsi="Times New Roman" w:eastAsia="Times New Roman" w:cs="Times New Roman"/>
          <w:color w:val="222222"/>
          <w:sz w:val="24"/>
          <w:szCs w:val="24"/>
          <w:lang w:val="en-US" w:eastAsia="en-US" w:bidi="ar-SA"/>
        </w:rPr>
      </w:pPr>
      <w:r>
        <w:rPr>
          <w:rFonts w:hint="default" w:ascii="Times New Roman" w:hAnsi="Times New Roman" w:eastAsia="Times New Roman" w:cs="Times New Roman"/>
          <w:color w:val="222222"/>
          <w:sz w:val="24"/>
          <w:szCs w:val="24"/>
          <w:lang w:val="en-US" w:eastAsia="zh-CN" w:bidi="ar-SA"/>
        </w:rPr>
        <w:t xml:space="preserve">conflicted parties in an attempt to promote effective resolution. Committed group </w:t>
      </w:r>
    </w:p>
    <w:p w14:paraId="674F3636">
      <w:pPr>
        <w:keepNext w:val="0"/>
        <w:keepLines w:val="0"/>
        <w:widowControl/>
        <w:suppressLineNumbers w:val="0"/>
        <w:spacing w:line="360" w:lineRule="auto"/>
        <w:jc w:val="both"/>
        <w:rPr>
          <w:rFonts w:hint="default" w:ascii="Times New Roman" w:hAnsi="Times New Roman" w:eastAsia="Times New Roman" w:cs="Times New Roman"/>
          <w:color w:val="222222"/>
          <w:sz w:val="24"/>
          <w:szCs w:val="24"/>
          <w:lang w:val="en-US" w:eastAsia="en-US" w:bidi="ar-SA"/>
        </w:rPr>
      </w:pPr>
      <w:r>
        <w:rPr>
          <w:rFonts w:hint="default" w:ascii="Times New Roman" w:hAnsi="Times New Roman" w:eastAsia="Times New Roman" w:cs="Times New Roman"/>
          <w:color w:val="222222"/>
          <w:sz w:val="24"/>
          <w:szCs w:val="24"/>
          <w:lang w:val="en-US" w:eastAsia="zh-CN" w:bidi="ar-SA"/>
        </w:rPr>
        <w:t xml:space="preserve">2425 </w:t>
      </w:r>
    </w:p>
    <w:p w14:paraId="5A5DE8C1">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members attempt to resolve group conflicts by actively communicating information about </w:t>
      </w:r>
    </w:p>
    <w:p w14:paraId="77A1077A">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their conflicting motives or ideologies to the rest of the group and by engaging in </w:t>
      </w:r>
    </w:p>
    <w:p w14:paraId="51D7B6E8">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collective negotiation (Mayer, 2012). Conflicts are usually resolved through Conciliation, </w:t>
      </w:r>
    </w:p>
    <w:p w14:paraId="058BCAC2">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Mediation and Arbitration. </w:t>
      </w:r>
    </w:p>
    <w:p w14:paraId="2AD089A9">
      <w:pPr>
        <w:keepNext w:val="0"/>
        <w:keepLines w:val="0"/>
        <w:widowControl/>
        <w:suppressLineNumbers w:val="0"/>
        <w:spacing w:line="360" w:lineRule="auto"/>
        <w:jc w:val="both"/>
        <w:pPrChange w:id="1" w:author="PC" w:date="2026-09-18T09:05:57Z">
          <w:pPr>
            <w:keepNext w:val="0"/>
            <w:keepLines w:val="0"/>
            <w:widowControl/>
            <w:suppressLineNumbers w:val="0"/>
            <w:jc w:val="left"/>
          </w:pPr>
        </w:pPrChange>
      </w:pPr>
      <w:r>
        <w:rPr>
          <w:rFonts w:hint="default" w:ascii="Times New Roman" w:hAnsi="Times New Roman" w:eastAsia="SimSun" w:cs="Times New Roman"/>
          <w:color w:val="000000"/>
          <w:kern w:val="0"/>
          <w:sz w:val="24"/>
          <w:szCs w:val="24"/>
          <w:lang w:val="en-US" w:eastAsia="zh-CN" w:bidi="ar"/>
        </w:rPr>
        <w:t xml:space="preserve">Conciliation is the process of reconciling disagreeing parties. Conciliation is the act of </w:t>
      </w:r>
    </w:p>
    <w:p w14:paraId="4E8DE906">
      <w:pPr>
        <w:keepNext w:val="0"/>
        <w:keepLines w:val="0"/>
        <w:widowControl/>
        <w:suppressLineNumbers w:val="0"/>
        <w:spacing w:line="360" w:lineRule="auto"/>
        <w:jc w:val="both"/>
        <w:pPrChange w:id="2" w:author="PC" w:date="2026-09-18T09:05:57Z">
          <w:pPr>
            <w:keepNext w:val="0"/>
            <w:keepLines w:val="0"/>
            <w:widowControl/>
            <w:suppressLineNumbers w:val="0"/>
            <w:jc w:val="left"/>
          </w:pPr>
        </w:pPrChange>
      </w:pPr>
      <w:r>
        <w:rPr>
          <w:rFonts w:hint="default" w:ascii="Times New Roman" w:hAnsi="Times New Roman" w:eastAsia="SimSun" w:cs="Times New Roman"/>
          <w:color w:val="000000"/>
          <w:kern w:val="0"/>
          <w:sz w:val="24"/>
          <w:szCs w:val="24"/>
          <w:lang w:val="en-US" w:eastAsia="zh-CN" w:bidi="ar"/>
        </w:rPr>
        <w:t xml:space="preserve">uniting disputing parties (Labour Relations Act, 2007). It is an attempt through informal </w:t>
      </w:r>
    </w:p>
    <w:p w14:paraId="619C079D">
      <w:pPr>
        <w:keepNext w:val="0"/>
        <w:keepLines w:val="0"/>
        <w:widowControl/>
        <w:suppressLineNumbers w:val="0"/>
        <w:spacing w:line="360" w:lineRule="auto"/>
        <w:jc w:val="both"/>
        <w:pPrChange w:id="3" w:author="PC" w:date="2026-09-18T09:05:57Z">
          <w:pPr>
            <w:keepNext w:val="0"/>
            <w:keepLines w:val="0"/>
            <w:widowControl/>
            <w:suppressLineNumbers w:val="0"/>
            <w:jc w:val="left"/>
          </w:pPr>
        </w:pPrChange>
      </w:pPr>
      <w:r>
        <w:rPr>
          <w:rFonts w:hint="default" w:ascii="Times New Roman" w:hAnsi="Times New Roman" w:eastAsia="SimSun" w:cs="Times New Roman"/>
          <w:color w:val="000000"/>
          <w:kern w:val="0"/>
          <w:sz w:val="24"/>
          <w:szCs w:val="24"/>
          <w:lang w:val="en-US" w:eastAsia="zh-CN" w:bidi="ar"/>
        </w:rPr>
        <w:t xml:space="preserve">discussions to help parties in a dispute to reach their own agreement. Conciliation is </w:t>
      </w:r>
    </w:p>
    <w:p w14:paraId="2D812631">
      <w:pPr>
        <w:keepNext w:val="0"/>
        <w:keepLines w:val="0"/>
        <w:widowControl/>
        <w:suppressLineNumbers w:val="0"/>
        <w:spacing w:line="360" w:lineRule="auto"/>
        <w:jc w:val="both"/>
        <w:pPrChange w:id="4" w:author="PC" w:date="2026-09-18T09:05:57Z">
          <w:pPr>
            <w:keepNext w:val="0"/>
            <w:keepLines w:val="0"/>
            <w:widowControl/>
            <w:suppressLineNumbers w:val="0"/>
            <w:jc w:val="left"/>
          </w:pPr>
        </w:pPrChange>
      </w:pPr>
      <w:r>
        <w:rPr>
          <w:rFonts w:hint="default" w:ascii="Times New Roman" w:hAnsi="Times New Roman" w:eastAsia="SimSun" w:cs="Times New Roman"/>
          <w:color w:val="000000"/>
          <w:kern w:val="0"/>
          <w:sz w:val="24"/>
          <w:szCs w:val="24"/>
          <w:lang w:val="en-US" w:eastAsia="zh-CN" w:bidi="ar"/>
        </w:rPr>
        <w:t xml:space="preserve">normally appropriate only when parties have exhausted their own procedures without </w:t>
      </w:r>
    </w:p>
    <w:p w14:paraId="14FD8027">
      <w:pPr>
        <w:keepNext w:val="0"/>
        <w:keepLines w:val="0"/>
        <w:widowControl/>
        <w:suppressLineNumbers w:val="0"/>
        <w:spacing w:line="360" w:lineRule="auto"/>
        <w:jc w:val="both"/>
        <w:pPrChange w:id="5" w:author="PC" w:date="2026-09-18T09:05:57Z">
          <w:pPr>
            <w:keepNext w:val="0"/>
            <w:keepLines w:val="0"/>
            <w:widowControl/>
            <w:suppressLineNumbers w:val="0"/>
            <w:jc w:val="left"/>
          </w:pPr>
        </w:pPrChange>
      </w:pPr>
      <w:r>
        <w:rPr>
          <w:rFonts w:hint="default" w:ascii="Times New Roman" w:hAnsi="Times New Roman" w:eastAsia="SimSun" w:cs="Times New Roman"/>
          <w:color w:val="000000"/>
          <w:kern w:val="0"/>
          <w:sz w:val="24"/>
          <w:szCs w:val="24"/>
          <w:lang w:val="en-US" w:eastAsia="zh-CN" w:bidi="ar"/>
        </w:rPr>
        <w:t xml:space="preserve">resolving the disputes or when they agree overriding their own procedures without </w:t>
      </w:r>
    </w:p>
    <w:p w14:paraId="331238A5">
      <w:pPr>
        <w:keepNext w:val="0"/>
        <w:keepLines w:val="0"/>
        <w:widowControl/>
        <w:suppressLineNumbers w:val="0"/>
        <w:spacing w:line="360" w:lineRule="auto"/>
        <w:jc w:val="both"/>
        <w:pPrChange w:id="6" w:author="PC" w:date="2026-09-18T09:05:57Z">
          <w:pPr>
            <w:keepNext w:val="0"/>
            <w:keepLines w:val="0"/>
            <w:widowControl/>
            <w:suppressLineNumbers w:val="0"/>
            <w:jc w:val="left"/>
          </w:pPr>
        </w:pPrChange>
      </w:pPr>
      <w:r>
        <w:rPr>
          <w:rFonts w:hint="default" w:ascii="Times New Roman" w:hAnsi="Times New Roman" w:eastAsia="SimSun" w:cs="Times New Roman"/>
          <w:color w:val="000000"/>
          <w:kern w:val="0"/>
          <w:sz w:val="24"/>
          <w:szCs w:val="24"/>
          <w:lang w:val="en-US" w:eastAsia="zh-CN" w:bidi="ar"/>
        </w:rPr>
        <w:t xml:space="preserve">resolving the disputes or when they agree overriding consideration require it. </w:t>
      </w:r>
    </w:p>
    <w:p w14:paraId="2C0AB6A0">
      <w:pPr>
        <w:keepNext w:val="0"/>
        <w:keepLines w:val="0"/>
        <w:widowControl/>
        <w:suppressLineNumbers w:val="0"/>
        <w:spacing w:line="360" w:lineRule="auto"/>
        <w:jc w:val="both"/>
        <w:pPrChange w:id="7" w:author="PC" w:date="2026-09-18T09:05:57Z">
          <w:pPr>
            <w:keepNext w:val="0"/>
            <w:keepLines w:val="0"/>
            <w:widowControl/>
            <w:suppressLineNumbers w:val="0"/>
            <w:jc w:val="left"/>
          </w:pPr>
        </w:pPrChange>
      </w:pPr>
      <w:r>
        <w:rPr>
          <w:rFonts w:hint="default" w:ascii="Times New Roman" w:hAnsi="Times New Roman" w:eastAsia="SimSun" w:cs="Times New Roman"/>
          <w:color w:val="000000"/>
          <w:kern w:val="0"/>
          <w:sz w:val="24"/>
          <w:szCs w:val="24"/>
          <w:lang w:val="en-US" w:eastAsia="zh-CN" w:bidi="ar"/>
        </w:rPr>
        <w:t xml:space="preserve">Requests for conciliation assistance come from either trade unions or employers or are </w:t>
      </w:r>
    </w:p>
    <w:p w14:paraId="6F988961">
      <w:pPr>
        <w:keepNext w:val="0"/>
        <w:keepLines w:val="0"/>
        <w:widowControl/>
        <w:suppressLineNumbers w:val="0"/>
        <w:spacing w:line="360" w:lineRule="auto"/>
        <w:jc w:val="both"/>
        <w:pPrChange w:id="8" w:author="PC" w:date="2026-09-18T09:05:57Z">
          <w:pPr>
            <w:keepNext w:val="0"/>
            <w:keepLines w:val="0"/>
            <w:widowControl/>
            <w:suppressLineNumbers w:val="0"/>
            <w:jc w:val="left"/>
          </w:pPr>
        </w:pPrChange>
      </w:pPr>
      <w:r>
        <w:rPr>
          <w:rFonts w:hint="default" w:ascii="Times New Roman" w:hAnsi="Times New Roman" w:eastAsia="SimSun" w:cs="Times New Roman"/>
          <w:color w:val="000000"/>
          <w:kern w:val="0"/>
          <w:sz w:val="24"/>
          <w:szCs w:val="24"/>
          <w:lang w:val="en-US" w:eastAsia="zh-CN" w:bidi="ar"/>
        </w:rPr>
        <w:t>made by the parties jointly. It is carried out by a third party who acts in effect as a go</w:t>
      </w:r>
    </w:p>
    <w:p w14:paraId="3757642D">
      <w:pPr>
        <w:keepNext w:val="0"/>
        <w:keepLines w:val="0"/>
        <w:widowControl/>
        <w:suppressLineNumbers w:val="0"/>
        <w:spacing w:line="360" w:lineRule="auto"/>
        <w:jc w:val="both"/>
        <w:pPrChange w:id="9" w:author="PC" w:date="2026-09-18T09:05:57Z">
          <w:pPr>
            <w:keepNext w:val="0"/>
            <w:keepLines w:val="0"/>
            <w:widowControl/>
            <w:suppressLineNumbers w:val="0"/>
            <w:jc w:val="left"/>
          </w:pPr>
        </w:pPrChange>
      </w:pPr>
      <w:r>
        <w:rPr>
          <w:rFonts w:hint="default" w:ascii="Times New Roman" w:hAnsi="Times New Roman" w:eastAsia="SimSun" w:cs="Times New Roman"/>
          <w:color w:val="000000"/>
          <w:kern w:val="0"/>
          <w:sz w:val="24"/>
          <w:szCs w:val="24"/>
          <w:lang w:val="en-US" w:eastAsia="zh-CN" w:bidi="ar"/>
        </w:rPr>
        <w:t xml:space="preserve">between, attempting to get the employer and trade union representatives to agree on terms. </w:t>
      </w:r>
    </w:p>
    <w:p w14:paraId="2413704F">
      <w:pPr>
        <w:keepNext w:val="0"/>
        <w:keepLines w:val="0"/>
        <w:widowControl/>
        <w:suppressLineNumbers w:val="0"/>
        <w:spacing w:line="360" w:lineRule="auto"/>
        <w:jc w:val="both"/>
        <w:pPrChange w:id="10" w:author="PC" w:date="2026-09-18T09:05:57Z">
          <w:pPr>
            <w:keepNext w:val="0"/>
            <w:keepLines w:val="0"/>
            <w:widowControl/>
            <w:suppressLineNumbers w:val="0"/>
            <w:jc w:val="left"/>
          </w:pPr>
        </w:pPrChange>
      </w:pPr>
      <w:r>
        <w:rPr>
          <w:rFonts w:hint="default" w:ascii="Times New Roman" w:hAnsi="Times New Roman" w:eastAsia="SimSun" w:cs="Times New Roman"/>
          <w:color w:val="000000"/>
          <w:kern w:val="0"/>
          <w:sz w:val="24"/>
          <w:szCs w:val="24"/>
          <w:lang w:val="en-US" w:eastAsia="zh-CN" w:bidi="ar"/>
        </w:rPr>
        <w:t xml:space="preserve">Conciliators can only help the parties to come to an agreement. They do not make </w:t>
      </w:r>
    </w:p>
    <w:p w14:paraId="1C11416E">
      <w:pPr>
        <w:keepNext w:val="0"/>
        <w:keepLines w:val="0"/>
        <w:widowControl/>
        <w:suppressLineNumbers w:val="0"/>
        <w:spacing w:line="360" w:lineRule="auto"/>
        <w:jc w:val="both"/>
        <w:pPrChange w:id="11" w:author="PC" w:date="2026-09-18T09:05:57Z">
          <w:pPr>
            <w:keepNext w:val="0"/>
            <w:keepLines w:val="0"/>
            <w:widowControl/>
            <w:suppressLineNumbers w:val="0"/>
            <w:jc w:val="left"/>
          </w:pPr>
        </w:pPrChange>
      </w:pPr>
      <w:r>
        <w:rPr>
          <w:rFonts w:hint="default" w:ascii="Times New Roman" w:hAnsi="Times New Roman" w:eastAsia="SimSun" w:cs="Times New Roman"/>
          <w:color w:val="000000"/>
          <w:kern w:val="0"/>
          <w:sz w:val="24"/>
          <w:szCs w:val="24"/>
          <w:lang w:val="en-US" w:eastAsia="zh-CN" w:bidi="ar"/>
        </w:rPr>
        <w:t xml:space="preserve">recommendations on what that agreement should be; that is the role of an arbitrator. The </w:t>
      </w:r>
    </w:p>
    <w:p w14:paraId="244C31F2">
      <w:pPr>
        <w:keepNext w:val="0"/>
        <w:keepLines w:val="0"/>
        <w:widowControl/>
        <w:suppressLineNumbers w:val="0"/>
        <w:spacing w:line="360" w:lineRule="auto"/>
        <w:jc w:val="both"/>
        <w:pPrChange w:id="12" w:author="PC" w:date="2026-09-18T09:05:57Z">
          <w:pPr>
            <w:keepNext w:val="0"/>
            <w:keepLines w:val="0"/>
            <w:widowControl/>
            <w:suppressLineNumbers w:val="0"/>
            <w:jc w:val="left"/>
          </w:pPr>
        </w:pPrChange>
      </w:pPr>
      <w:r>
        <w:rPr>
          <w:rFonts w:hint="default" w:ascii="Times New Roman" w:hAnsi="Times New Roman" w:eastAsia="SimSun" w:cs="Times New Roman"/>
          <w:color w:val="000000"/>
          <w:kern w:val="0"/>
          <w:sz w:val="24"/>
          <w:szCs w:val="24"/>
          <w:lang w:val="en-US" w:eastAsia="zh-CN" w:bidi="ar"/>
        </w:rPr>
        <w:t xml:space="preserve">incentives to seek conciliation are the hope that the conciliator can rebuild bridges and the </w:t>
      </w:r>
    </w:p>
    <w:p w14:paraId="057EAA51">
      <w:pPr>
        <w:keepNext w:val="0"/>
        <w:keepLines w:val="0"/>
        <w:widowControl/>
        <w:suppressLineNumbers w:val="0"/>
        <w:spacing w:line="360" w:lineRule="auto"/>
        <w:jc w:val="both"/>
        <w:pPrChange w:id="13" w:author="PC" w:date="2026-09-18T09:05:57Z">
          <w:pPr>
            <w:keepNext w:val="0"/>
            <w:keepLines w:val="0"/>
            <w:widowControl/>
            <w:suppressLineNumbers w:val="0"/>
            <w:jc w:val="left"/>
          </w:pPr>
        </w:pPrChange>
      </w:pPr>
      <w:r>
        <w:rPr>
          <w:rFonts w:hint="default" w:ascii="Times New Roman" w:hAnsi="Times New Roman" w:eastAsia="SimSun" w:cs="Times New Roman"/>
          <w:color w:val="000000"/>
          <w:kern w:val="0"/>
          <w:sz w:val="24"/>
          <w:szCs w:val="24"/>
          <w:lang w:val="en-US" w:eastAsia="zh-CN" w:bidi="ar"/>
        </w:rPr>
        <w:t xml:space="preserve">belief that a determined, if last minute, search for agreement is better than confrontation, </w:t>
      </w:r>
    </w:p>
    <w:p w14:paraId="71A2ABEA">
      <w:pPr>
        <w:keepNext w:val="0"/>
        <w:keepLines w:val="0"/>
        <w:widowControl/>
        <w:suppressLineNumbers w:val="0"/>
        <w:spacing w:line="360" w:lineRule="auto"/>
        <w:jc w:val="both"/>
        <w:pPrChange w:id="14" w:author="PC" w:date="2026-09-18T09:05:57Z">
          <w:pPr>
            <w:keepNext w:val="0"/>
            <w:keepLines w:val="0"/>
            <w:widowControl/>
            <w:suppressLineNumbers w:val="0"/>
            <w:jc w:val="left"/>
          </w:pPr>
        </w:pPrChange>
      </w:pPr>
      <w:r>
        <w:rPr>
          <w:rFonts w:hint="default" w:ascii="Times New Roman" w:hAnsi="Times New Roman" w:eastAsia="SimSun" w:cs="Times New Roman"/>
          <w:color w:val="000000"/>
          <w:kern w:val="0"/>
          <w:sz w:val="24"/>
          <w:szCs w:val="24"/>
          <w:lang w:val="en-US" w:eastAsia="zh-CN" w:bidi="ar"/>
        </w:rPr>
        <w:t xml:space="preserve">even if both parties have to compromise.(Armstrong &amp; Taylor, 2014) </w:t>
      </w:r>
    </w:p>
    <w:p w14:paraId="20341325">
      <w:pPr>
        <w:keepNext w:val="0"/>
        <w:keepLines w:val="0"/>
        <w:widowControl/>
        <w:suppressLineNumbers w:val="0"/>
        <w:spacing w:line="360" w:lineRule="auto"/>
        <w:jc w:val="both"/>
        <w:pPrChange w:id="15" w:author="PC" w:date="2026-09-18T09:05:57Z">
          <w:pPr>
            <w:keepNext w:val="0"/>
            <w:keepLines w:val="0"/>
            <w:widowControl/>
            <w:suppressLineNumbers w:val="0"/>
            <w:jc w:val="left"/>
          </w:pPr>
        </w:pPrChange>
      </w:pPr>
      <w:r>
        <w:rPr>
          <w:rFonts w:hint="default" w:ascii="Times New Roman" w:hAnsi="Times New Roman" w:eastAsia="SimSun" w:cs="Times New Roman"/>
          <w:color w:val="000000"/>
          <w:kern w:val="0"/>
          <w:sz w:val="24"/>
          <w:szCs w:val="24"/>
          <w:lang w:val="en-US" w:eastAsia="zh-CN" w:bidi="ar"/>
        </w:rPr>
        <w:t xml:space="preserve">According to Kellett (2007), mediation is a voluntary and confidential method of solving </w:t>
      </w:r>
    </w:p>
    <w:p w14:paraId="2ED290A4">
      <w:pPr>
        <w:keepNext w:val="0"/>
        <w:keepLines w:val="0"/>
        <w:widowControl/>
        <w:suppressLineNumbers w:val="0"/>
        <w:spacing w:line="360" w:lineRule="auto"/>
        <w:jc w:val="both"/>
        <w:pPrChange w:id="16" w:author="PC" w:date="2026-09-18T09:05:57Z">
          <w:pPr>
            <w:keepNext w:val="0"/>
            <w:keepLines w:val="0"/>
            <w:widowControl/>
            <w:suppressLineNumbers w:val="0"/>
            <w:jc w:val="left"/>
          </w:pPr>
        </w:pPrChange>
      </w:pPr>
      <w:r>
        <w:rPr>
          <w:rFonts w:hint="default" w:ascii="Times New Roman" w:hAnsi="Times New Roman" w:eastAsia="SimSun" w:cs="Times New Roman"/>
          <w:color w:val="000000"/>
          <w:kern w:val="0"/>
          <w:sz w:val="24"/>
          <w:szCs w:val="24"/>
          <w:lang w:val="en-US" w:eastAsia="zh-CN" w:bidi="ar"/>
        </w:rPr>
        <w:t xml:space="preserve">conflicts. An impartial third party (the mediator) is brought in to help the two conflicting </w:t>
      </w:r>
    </w:p>
    <w:p w14:paraId="7699B064">
      <w:pPr>
        <w:keepNext w:val="0"/>
        <w:keepLines w:val="0"/>
        <w:widowControl/>
        <w:suppressLineNumbers w:val="0"/>
        <w:spacing w:line="360" w:lineRule="auto"/>
        <w:jc w:val="both"/>
        <w:pPrChange w:id="17" w:author="PC" w:date="2026-09-18T09:05:57Z">
          <w:pPr>
            <w:keepNext w:val="0"/>
            <w:keepLines w:val="0"/>
            <w:widowControl/>
            <w:suppressLineNumbers w:val="0"/>
            <w:jc w:val="left"/>
          </w:pPr>
        </w:pPrChange>
      </w:pPr>
      <w:r>
        <w:rPr>
          <w:rFonts w:hint="default" w:ascii="Times New Roman" w:hAnsi="Times New Roman" w:eastAsia="SimSun" w:cs="Times New Roman"/>
          <w:color w:val="000000"/>
          <w:kern w:val="0"/>
          <w:sz w:val="24"/>
          <w:szCs w:val="24"/>
          <w:lang w:val="en-US" w:eastAsia="zh-CN" w:bidi="ar"/>
        </w:rPr>
        <w:t xml:space="preserve">parties reach a solution that both find satisfactory. The parties are not obliged to reach an </w:t>
      </w:r>
    </w:p>
    <w:p w14:paraId="4F096F1D">
      <w:pPr>
        <w:keepNext w:val="0"/>
        <w:keepLines w:val="0"/>
        <w:widowControl/>
        <w:suppressLineNumbers w:val="0"/>
        <w:spacing w:line="360" w:lineRule="auto"/>
        <w:jc w:val="both"/>
        <w:pPrChange w:id="18" w:author="PC" w:date="2026-09-18T09:05:57Z">
          <w:pPr>
            <w:keepNext w:val="0"/>
            <w:keepLines w:val="0"/>
            <w:widowControl/>
            <w:suppressLineNumbers w:val="0"/>
            <w:jc w:val="left"/>
          </w:pPr>
        </w:pPrChange>
      </w:pPr>
      <w:r>
        <w:rPr>
          <w:rFonts w:hint="default" w:ascii="Times New Roman" w:hAnsi="Times New Roman" w:eastAsia="SimSun" w:cs="Times New Roman"/>
          <w:color w:val="000000"/>
          <w:kern w:val="0"/>
          <w:sz w:val="24"/>
          <w:szCs w:val="24"/>
          <w:lang w:val="en-US" w:eastAsia="zh-CN" w:bidi="ar"/>
        </w:rPr>
        <w:t xml:space="preserve">agreement or solution and everyone involved, including the mediator, have the option to </w:t>
      </w:r>
    </w:p>
    <w:p w14:paraId="2C4FA3A7">
      <w:pPr>
        <w:keepNext w:val="0"/>
        <w:keepLines w:val="0"/>
        <w:widowControl/>
        <w:suppressLineNumbers w:val="0"/>
        <w:spacing w:line="360" w:lineRule="auto"/>
        <w:jc w:val="both"/>
        <w:pPrChange w:id="19" w:author="PC" w:date="2026-09-18T09:05:57Z">
          <w:pPr>
            <w:keepNext w:val="0"/>
            <w:keepLines w:val="0"/>
            <w:widowControl/>
            <w:suppressLineNumbers w:val="0"/>
            <w:jc w:val="left"/>
          </w:pPr>
        </w:pPrChange>
      </w:pPr>
      <w:r>
        <w:rPr>
          <w:rFonts w:hint="default" w:ascii="Times New Roman" w:hAnsi="Times New Roman" w:eastAsia="SimSun" w:cs="Times New Roman"/>
          <w:color w:val="000000"/>
          <w:kern w:val="0"/>
          <w:sz w:val="24"/>
          <w:szCs w:val="24"/>
          <w:lang w:val="en-US" w:eastAsia="zh-CN" w:bidi="ar"/>
        </w:rPr>
        <w:t xml:space="preserve">terminate the process if they wish to. The goal of the process is for both parties to claim </w:t>
      </w:r>
    </w:p>
    <w:p w14:paraId="321ECE41">
      <w:pPr>
        <w:keepNext w:val="0"/>
        <w:keepLines w:val="0"/>
        <w:widowControl/>
        <w:suppressLineNumbers w:val="0"/>
        <w:spacing w:line="360" w:lineRule="auto"/>
        <w:jc w:val="both"/>
        <w:pPrChange w:id="20" w:author="PC" w:date="2026-09-18T09:05:57Z">
          <w:pPr>
            <w:keepNext w:val="0"/>
            <w:keepLines w:val="0"/>
            <w:widowControl/>
            <w:suppressLineNumbers w:val="0"/>
            <w:jc w:val="left"/>
          </w:pPr>
        </w:pPrChange>
      </w:pPr>
      <w:r>
        <w:rPr>
          <w:rFonts w:hint="default" w:ascii="Times New Roman" w:hAnsi="Times New Roman" w:eastAsia="SimSun" w:cs="Times New Roman"/>
          <w:color w:val="000000"/>
          <w:kern w:val="0"/>
          <w:sz w:val="24"/>
          <w:szCs w:val="24"/>
          <w:lang w:val="en-US" w:eastAsia="zh-CN" w:bidi="ar"/>
        </w:rPr>
        <w:t xml:space="preserve">ownership of the conflict. Those in conflict have a chance to speak their truth and having </w:t>
      </w:r>
    </w:p>
    <w:p w14:paraId="29C9FC22">
      <w:pPr>
        <w:keepNext w:val="0"/>
        <w:keepLines w:val="0"/>
        <w:widowControl/>
        <w:suppressLineNumbers w:val="0"/>
        <w:spacing w:line="360" w:lineRule="auto"/>
        <w:jc w:val="both"/>
        <w:pPrChange w:id="21" w:author="PC" w:date="2026-09-18T09:05:57Z">
          <w:pPr>
            <w:keepNext w:val="0"/>
            <w:keepLines w:val="0"/>
            <w:widowControl/>
            <w:suppressLineNumbers w:val="0"/>
            <w:jc w:val="left"/>
          </w:pPr>
        </w:pPrChange>
      </w:pPr>
      <w:r>
        <w:rPr>
          <w:rFonts w:hint="default" w:ascii="Times New Roman" w:hAnsi="Times New Roman" w:eastAsia="SimSun" w:cs="Times New Roman"/>
          <w:color w:val="000000"/>
          <w:kern w:val="0"/>
          <w:sz w:val="24"/>
          <w:szCs w:val="24"/>
          <w:lang w:val="en-US" w:eastAsia="zh-CN" w:bidi="ar"/>
        </w:rPr>
        <w:t xml:space="preserve">that truth heard and are required in turn to listen and hear the other side‘s truth as well (Bannon &amp; Paul 2003). Hopefully this results in a restoration of the dignity of both parties </w:t>
      </w:r>
    </w:p>
    <w:p w14:paraId="1DE95042">
      <w:pPr>
        <w:keepNext w:val="0"/>
        <w:keepLines w:val="0"/>
        <w:widowControl/>
        <w:suppressLineNumbers w:val="0"/>
        <w:spacing w:line="360" w:lineRule="auto"/>
        <w:jc w:val="both"/>
        <w:pPrChange w:id="22" w:author="PC" w:date="2026-09-18T09:05:57Z">
          <w:pPr>
            <w:keepNext w:val="0"/>
            <w:keepLines w:val="0"/>
            <w:widowControl/>
            <w:suppressLineNumbers w:val="0"/>
            <w:jc w:val="left"/>
          </w:pPr>
        </w:pPrChange>
      </w:pPr>
      <w:r>
        <w:rPr>
          <w:rFonts w:hint="default" w:ascii="Times New Roman" w:hAnsi="Times New Roman" w:eastAsia="SimSun" w:cs="Times New Roman"/>
          <w:color w:val="000000"/>
          <w:kern w:val="0"/>
          <w:sz w:val="24"/>
          <w:szCs w:val="24"/>
          <w:lang w:val="en-US" w:eastAsia="zh-CN" w:bidi="ar"/>
        </w:rPr>
        <w:t xml:space="preserve">and the relation between them, as well as lasting agreements concerning future interaction. </w:t>
      </w:r>
    </w:p>
    <w:p w14:paraId="630E6704">
      <w:pPr>
        <w:keepNext w:val="0"/>
        <w:keepLines w:val="0"/>
        <w:widowControl/>
        <w:suppressLineNumbers w:val="0"/>
        <w:spacing w:line="360" w:lineRule="auto"/>
        <w:jc w:val="both"/>
        <w:pPrChange w:id="23" w:author="PC" w:date="2026-09-18T09:05:57Z">
          <w:pPr>
            <w:keepNext w:val="0"/>
            <w:keepLines w:val="0"/>
            <w:widowControl/>
            <w:suppressLineNumbers w:val="0"/>
            <w:jc w:val="left"/>
          </w:pPr>
        </w:pPrChange>
      </w:pPr>
      <w:r>
        <w:rPr>
          <w:rFonts w:hint="default" w:ascii="Times New Roman" w:hAnsi="Times New Roman" w:eastAsia="SimSun" w:cs="Times New Roman"/>
          <w:color w:val="000000"/>
          <w:kern w:val="0"/>
          <w:sz w:val="24"/>
          <w:szCs w:val="24"/>
          <w:lang w:val="en-US" w:eastAsia="zh-CN" w:bidi="ar"/>
        </w:rPr>
        <w:t xml:space="preserve">Mediation is a form of arbitration, although it is stronger than conciliation. It takes place </w:t>
      </w:r>
    </w:p>
    <w:p w14:paraId="68DDADB5">
      <w:pPr>
        <w:keepNext w:val="0"/>
        <w:keepLines w:val="0"/>
        <w:widowControl/>
        <w:suppressLineNumbers w:val="0"/>
        <w:spacing w:line="360" w:lineRule="auto"/>
        <w:jc w:val="both"/>
        <w:pPrChange w:id="24" w:author="PC" w:date="2026-09-18T09:05:57Z">
          <w:pPr>
            <w:keepNext w:val="0"/>
            <w:keepLines w:val="0"/>
            <w:widowControl/>
            <w:suppressLineNumbers w:val="0"/>
            <w:jc w:val="left"/>
          </w:pPr>
        </w:pPrChange>
      </w:pPr>
      <w:r>
        <w:rPr>
          <w:rFonts w:hint="default" w:ascii="Times New Roman" w:hAnsi="Times New Roman" w:eastAsia="SimSun" w:cs="Times New Roman"/>
          <w:color w:val="000000"/>
          <w:kern w:val="0"/>
          <w:sz w:val="24"/>
          <w:szCs w:val="24"/>
          <w:lang w:val="en-US" w:eastAsia="zh-CN" w:bidi="ar"/>
        </w:rPr>
        <w:t xml:space="preserve">when a third party helps the employer and the union by making recommendations which, </w:t>
      </w:r>
    </w:p>
    <w:p w14:paraId="014D7394">
      <w:pPr>
        <w:keepNext w:val="0"/>
        <w:keepLines w:val="0"/>
        <w:widowControl/>
        <w:suppressLineNumbers w:val="0"/>
        <w:spacing w:line="360" w:lineRule="auto"/>
        <w:jc w:val="both"/>
        <w:pPrChange w:id="25" w:author="PC" w:date="2026-09-18T09:05:57Z">
          <w:pPr>
            <w:keepNext w:val="0"/>
            <w:keepLines w:val="0"/>
            <w:widowControl/>
            <w:suppressLineNumbers w:val="0"/>
            <w:jc w:val="left"/>
          </w:pPr>
        </w:pPrChange>
      </w:pPr>
      <w:r>
        <w:rPr>
          <w:rFonts w:hint="default" w:ascii="Times New Roman" w:hAnsi="Times New Roman" w:eastAsia="SimSun" w:cs="Times New Roman"/>
          <w:color w:val="000000"/>
          <w:kern w:val="0"/>
          <w:sz w:val="24"/>
          <w:szCs w:val="24"/>
          <w:lang w:val="en-US" w:eastAsia="zh-CN" w:bidi="ar"/>
        </w:rPr>
        <w:t xml:space="preserve">however, they are not bound to accept. Mediation means that the employer retains control </w:t>
      </w:r>
    </w:p>
    <w:p w14:paraId="7E895773">
      <w:pPr>
        <w:keepNext w:val="0"/>
        <w:keepLines w:val="0"/>
        <w:widowControl/>
        <w:suppressLineNumbers w:val="0"/>
        <w:spacing w:line="360" w:lineRule="auto"/>
        <w:jc w:val="both"/>
        <w:pPrChange w:id="26" w:author="PC" w:date="2026-09-18T09:05:57Z">
          <w:pPr>
            <w:keepNext w:val="0"/>
            <w:keepLines w:val="0"/>
            <w:widowControl/>
            <w:suppressLineNumbers w:val="0"/>
            <w:jc w:val="left"/>
          </w:pPr>
        </w:pPrChange>
      </w:pPr>
      <w:r>
        <w:rPr>
          <w:rFonts w:hint="default" w:ascii="Times New Roman" w:hAnsi="Times New Roman" w:eastAsia="SimSun" w:cs="Times New Roman"/>
          <w:color w:val="000000"/>
          <w:kern w:val="0"/>
          <w:sz w:val="24"/>
          <w:szCs w:val="24"/>
          <w:lang w:val="en-US" w:eastAsia="zh-CN" w:bidi="ar"/>
        </w:rPr>
        <w:t xml:space="preserve">of the situation by being free to reject or accept the mediator’srecommendations. It is cheap </w:t>
      </w:r>
    </w:p>
    <w:p w14:paraId="278417B1">
      <w:pPr>
        <w:keepNext w:val="0"/>
        <w:keepLines w:val="0"/>
        <w:widowControl/>
        <w:suppressLineNumbers w:val="0"/>
        <w:spacing w:line="360" w:lineRule="auto"/>
        <w:jc w:val="both"/>
        <w:pPrChange w:id="27" w:author="PC" w:date="2026-09-18T09:05:57Z">
          <w:pPr>
            <w:keepNext w:val="0"/>
            <w:keepLines w:val="0"/>
            <w:widowControl/>
            <w:suppressLineNumbers w:val="0"/>
            <w:jc w:val="left"/>
          </w:pPr>
        </w:pPrChange>
      </w:pPr>
      <w:r>
        <w:rPr>
          <w:rFonts w:hint="default" w:ascii="Times New Roman" w:hAnsi="Times New Roman" w:eastAsia="SimSun" w:cs="Times New Roman"/>
          <w:color w:val="000000"/>
          <w:kern w:val="0"/>
          <w:sz w:val="24"/>
          <w:szCs w:val="24"/>
          <w:lang w:val="en-US" w:eastAsia="zh-CN" w:bidi="ar"/>
        </w:rPr>
        <w:t xml:space="preserve">and informal relative to an employment tribunal and offers a quick resolution to problems, </w:t>
      </w:r>
    </w:p>
    <w:p w14:paraId="5365EB95">
      <w:pPr>
        <w:keepNext w:val="0"/>
        <w:keepLines w:val="0"/>
        <w:widowControl/>
        <w:suppressLineNumbers w:val="0"/>
        <w:spacing w:line="360" w:lineRule="auto"/>
        <w:jc w:val="both"/>
        <w:pPrChange w:id="28" w:author="PC" w:date="2026-09-18T09:05:57Z">
          <w:pPr>
            <w:keepNext w:val="0"/>
            <w:keepLines w:val="0"/>
            <w:widowControl/>
            <w:suppressLineNumbers w:val="0"/>
            <w:jc w:val="left"/>
          </w:pPr>
        </w:pPrChange>
      </w:pPr>
      <w:r>
        <w:rPr>
          <w:rFonts w:hint="default" w:ascii="Times New Roman" w:hAnsi="Times New Roman" w:eastAsia="SimSun" w:cs="Times New Roman"/>
          <w:color w:val="000000"/>
          <w:kern w:val="0"/>
          <w:sz w:val="24"/>
          <w:szCs w:val="24"/>
          <w:lang w:val="en-US" w:eastAsia="zh-CN" w:bidi="ar"/>
        </w:rPr>
        <w:t xml:space="preserve">privacy and confidentiality (Armstrong &amp; Taylor, 2014). </w:t>
      </w:r>
    </w:p>
    <w:p w14:paraId="5039E037">
      <w:pPr>
        <w:keepNext w:val="0"/>
        <w:keepLines w:val="0"/>
        <w:widowControl/>
        <w:suppressLineNumbers w:val="0"/>
        <w:spacing w:line="360" w:lineRule="auto"/>
        <w:jc w:val="left"/>
      </w:pPr>
      <w:r>
        <w:rPr>
          <w:rFonts w:hint="default" w:ascii="Times New Roman" w:hAnsi="Times New Roman" w:eastAsia="SimSun" w:cs="Times New Roman"/>
          <w:color w:val="000000"/>
          <w:kern w:val="0"/>
          <w:sz w:val="24"/>
          <w:szCs w:val="24"/>
          <w:lang w:val="en-US" w:eastAsia="zh-CN" w:bidi="ar"/>
        </w:rPr>
        <w:t xml:space="preserve">Arbitration is the process of settling disputes by getting a third party, the arbitrator, to </w:t>
      </w:r>
    </w:p>
    <w:p w14:paraId="5639D867">
      <w:pPr>
        <w:keepNext w:val="0"/>
        <w:keepLines w:val="0"/>
        <w:widowControl/>
        <w:suppressLineNumbers w:val="0"/>
        <w:spacing w:line="360" w:lineRule="auto"/>
        <w:jc w:val="left"/>
      </w:pPr>
      <w:r>
        <w:rPr>
          <w:rFonts w:hint="default" w:ascii="Times New Roman" w:hAnsi="Times New Roman" w:eastAsia="SimSun" w:cs="Times New Roman"/>
          <w:color w:val="000000"/>
          <w:kern w:val="0"/>
          <w:sz w:val="24"/>
          <w:szCs w:val="24"/>
          <w:lang w:val="en-US" w:eastAsia="zh-CN" w:bidi="ar"/>
        </w:rPr>
        <w:t xml:space="preserve">review and discuss the negotiating stances of the disagreeing parties and make a </w:t>
      </w:r>
    </w:p>
    <w:p w14:paraId="20D90CAF">
      <w:pPr>
        <w:keepNext w:val="0"/>
        <w:keepLines w:val="0"/>
        <w:widowControl/>
        <w:suppressLineNumbers w:val="0"/>
        <w:spacing w:line="360" w:lineRule="auto"/>
        <w:jc w:val="left"/>
      </w:pPr>
      <w:r>
        <w:rPr>
          <w:rFonts w:hint="default" w:ascii="Times New Roman" w:hAnsi="Times New Roman" w:eastAsia="SimSun" w:cs="Times New Roman"/>
          <w:color w:val="000000"/>
          <w:kern w:val="0"/>
          <w:sz w:val="24"/>
          <w:szCs w:val="24"/>
          <w:lang w:val="en-US" w:eastAsia="zh-CN" w:bidi="ar"/>
        </w:rPr>
        <w:t xml:space="preserve">recommendationon the terms of settlement that is binding on both parties who therefore </w:t>
      </w:r>
    </w:p>
    <w:p w14:paraId="61DA76A4">
      <w:pPr>
        <w:keepNext w:val="0"/>
        <w:keepLines w:val="0"/>
        <w:widowControl/>
        <w:suppressLineNumbers w:val="0"/>
        <w:spacing w:line="360" w:lineRule="auto"/>
        <w:jc w:val="left"/>
      </w:pPr>
      <w:r>
        <w:rPr>
          <w:rFonts w:hint="default" w:ascii="Times New Roman" w:hAnsi="Times New Roman" w:eastAsia="SimSun" w:cs="Times New Roman"/>
          <w:color w:val="000000"/>
          <w:kern w:val="0"/>
          <w:sz w:val="24"/>
          <w:szCs w:val="24"/>
          <w:lang w:val="en-US" w:eastAsia="zh-CN" w:bidi="ar"/>
        </w:rPr>
        <w:t xml:space="preserve">lose control over the settlement of their differences.Arbitration is the means of last resort </w:t>
      </w:r>
    </w:p>
    <w:p w14:paraId="5300C743">
      <w:pPr>
        <w:keepNext w:val="0"/>
        <w:keepLines w:val="0"/>
        <w:widowControl/>
        <w:suppressLineNumbers w:val="0"/>
        <w:spacing w:line="360" w:lineRule="auto"/>
        <w:jc w:val="left"/>
      </w:pPr>
      <w:r>
        <w:rPr>
          <w:rFonts w:hint="default" w:ascii="Times New Roman" w:hAnsi="Times New Roman" w:eastAsia="SimSun" w:cs="Times New Roman"/>
          <w:color w:val="000000"/>
          <w:kern w:val="0"/>
          <w:sz w:val="24"/>
          <w:szCs w:val="24"/>
          <w:lang w:val="en-US" w:eastAsia="zh-CN" w:bidi="ar"/>
        </w:rPr>
        <w:t xml:space="preserve">for reaching a settlement, where disputes cannot be resolved in any other way. Procedure </w:t>
      </w:r>
    </w:p>
    <w:p w14:paraId="132B5824">
      <w:pPr>
        <w:keepNext w:val="0"/>
        <w:keepLines w:val="0"/>
        <w:widowControl/>
        <w:suppressLineNumbers w:val="0"/>
        <w:spacing w:line="360" w:lineRule="auto"/>
        <w:jc w:val="left"/>
      </w:pPr>
      <w:r>
        <w:rPr>
          <w:rFonts w:hint="default" w:ascii="Times New Roman" w:hAnsi="Times New Roman" w:eastAsia="SimSun" w:cs="Times New Roman"/>
          <w:color w:val="000000"/>
          <w:kern w:val="0"/>
          <w:sz w:val="24"/>
          <w:szCs w:val="24"/>
          <w:lang w:val="en-US" w:eastAsia="zh-CN" w:bidi="ar"/>
        </w:rPr>
        <w:t xml:space="preserve">agreements may provide for either side unilaterally to invoke arbitration, in which case </w:t>
      </w:r>
    </w:p>
    <w:p w14:paraId="671861E7">
      <w:pPr>
        <w:keepNext w:val="0"/>
        <w:keepLines w:val="0"/>
        <w:widowControl/>
        <w:suppressLineNumbers w:val="0"/>
        <w:spacing w:line="360" w:lineRule="auto"/>
        <w:jc w:val="left"/>
      </w:pPr>
      <w:r>
        <w:rPr>
          <w:rFonts w:hint="default" w:ascii="Times New Roman" w:hAnsi="Times New Roman" w:eastAsia="SimSun" w:cs="Times New Roman"/>
          <w:color w:val="000000"/>
          <w:kern w:val="0"/>
          <w:sz w:val="24"/>
          <w:szCs w:val="24"/>
          <w:lang w:val="en-US" w:eastAsia="zh-CN" w:bidi="ar"/>
        </w:rPr>
        <w:t xml:space="preserve">the decision of the arbitrator is not binding on both parties. The process of arbitration in </w:t>
      </w:r>
    </w:p>
    <w:p w14:paraId="49B74F48">
      <w:pPr>
        <w:keepNext w:val="0"/>
        <w:keepLines w:val="0"/>
        <w:widowControl/>
        <w:suppressLineNumbers w:val="0"/>
        <w:spacing w:line="360" w:lineRule="auto"/>
        <w:jc w:val="left"/>
      </w:pPr>
      <w:r>
        <w:rPr>
          <w:rFonts w:hint="default" w:ascii="Times New Roman" w:hAnsi="Times New Roman" w:eastAsia="SimSun" w:cs="Times New Roman"/>
          <w:color w:val="000000"/>
          <w:kern w:val="0"/>
          <w:sz w:val="24"/>
          <w:szCs w:val="24"/>
          <w:lang w:val="en-US" w:eastAsia="zh-CN" w:bidi="ar"/>
        </w:rPr>
        <w:t xml:space="preserve">its fullest sense, however, only takes place at the request of both parties who agree in </w:t>
      </w:r>
    </w:p>
    <w:p w14:paraId="23469E33">
      <w:pPr>
        <w:keepNext w:val="0"/>
        <w:keepLines w:val="0"/>
        <w:widowControl/>
        <w:suppressLineNumbers w:val="0"/>
        <w:spacing w:line="360" w:lineRule="auto"/>
        <w:jc w:val="left"/>
      </w:pPr>
      <w:r>
        <w:rPr>
          <w:rFonts w:hint="default" w:ascii="Times New Roman" w:hAnsi="Times New Roman" w:eastAsia="SimSun" w:cs="Times New Roman"/>
          <w:color w:val="000000"/>
          <w:kern w:val="0"/>
          <w:sz w:val="24"/>
          <w:szCs w:val="24"/>
          <w:lang w:val="en-US" w:eastAsia="zh-CN" w:bidi="ar"/>
        </w:rPr>
        <w:t>advance to accept the arbitrator’s findings (Armstrong &amp; Taylor, 2014).</w:t>
      </w:r>
    </w:p>
    <w:p w14:paraId="2F04ABB7">
      <w:pPr>
        <w:shd w:val="clear" w:color="auto" w:fill="FFFFFF"/>
        <w:spacing w:after="0" w:line="240" w:lineRule="auto"/>
        <w:jc w:val="both"/>
        <w:rPr>
          <w:rFonts w:ascii="Times New Roman" w:hAnsi="Times New Roman" w:eastAsia="Times New Roman" w:cs="Times New Roman"/>
          <w:color w:val="FF0000"/>
          <w:sz w:val="24"/>
          <w:szCs w:val="24"/>
        </w:rPr>
      </w:pPr>
    </w:p>
    <w:p w14:paraId="4E68C765">
      <w:pPr>
        <w:shd w:val="clear" w:color="auto" w:fill="FFFFFF"/>
        <w:spacing w:after="0" w:line="240" w:lineRule="auto"/>
        <w:jc w:val="both"/>
        <w:rPr>
          <w:rFonts w:ascii="Times New Roman" w:hAnsi="Times New Roman" w:eastAsia="Times New Roman" w:cs="Times New Roman"/>
          <w:color w:val="FF0000"/>
          <w:sz w:val="24"/>
          <w:szCs w:val="24"/>
        </w:rPr>
      </w:pPr>
    </w:p>
    <w:p w14:paraId="0833283A">
      <w:pPr>
        <w:shd w:val="clear" w:color="auto" w:fill="FFFFFF"/>
        <w:spacing w:after="0" w:line="240" w:lineRule="auto"/>
        <w:jc w:val="both"/>
        <w:rPr>
          <w:rFonts w:ascii="Times New Roman" w:hAnsi="Times New Roman" w:eastAsia="Times New Roman" w:cs="Times New Roman"/>
          <w:color w:val="FF0000"/>
          <w:sz w:val="24"/>
          <w:szCs w:val="24"/>
        </w:rPr>
      </w:pPr>
    </w:p>
    <w:p w14:paraId="003B3BFE">
      <w:pPr>
        <w:shd w:val="clear" w:color="auto" w:fill="FFFFFF"/>
        <w:spacing w:after="0" w:line="240" w:lineRule="auto"/>
        <w:jc w:val="both"/>
        <w:rPr>
          <w:rFonts w:ascii="Times New Roman" w:hAnsi="Times New Roman" w:eastAsia="Times New Roman" w:cs="Times New Roman"/>
          <w:color w:val="FF0000"/>
          <w:sz w:val="24"/>
          <w:szCs w:val="24"/>
        </w:rPr>
      </w:pPr>
    </w:p>
    <w:p w14:paraId="6D0CF9C8">
      <w:pPr>
        <w:shd w:val="clear" w:color="auto" w:fill="FFFFFF"/>
        <w:spacing w:after="0" w:line="240" w:lineRule="auto"/>
        <w:jc w:val="both"/>
        <w:rPr>
          <w:rFonts w:ascii="Times New Roman" w:hAnsi="Times New Roman" w:eastAsia="Times New Roman" w:cs="Times New Roman"/>
          <w:color w:val="FF0000"/>
          <w:sz w:val="24"/>
          <w:szCs w:val="24"/>
        </w:rPr>
      </w:pPr>
    </w:p>
    <w:p w14:paraId="04BC27EB">
      <w:pPr>
        <w:shd w:val="clear" w:color="auto" w:fill="FFFFFF"/>
        <w:spacing w:after="0" w:line="240" w:lineRule="auto"/>
        <w:jc w:val="both"/>
        <w:rPr>
          <w:rFonts w:ascii="Times New Roman" w:hAnsi="Times New Roman" w:eastAsia="Times New Roman" w:cs="Times New Roman"/>
          <w:color w:val="FF0000"/>
          <w:sz w:val="24"/>
          <w:szCs w:val="24"/>
        </w:rPr>
      </w:pPr>
    </w:p>
    <w:p w14:paraId="2EB44E24">
      <w:pPr>
        <w:shd w:val="clear" w:color="auto" w:fill="FFFFFF"/>
        <w:spacing w:after="0" w:line="240" w:lineRule="auto"/>
        <w:jc w:val="both"/>
        <w:rPr>
          <w:rFonts w:ascii="Times New Roman" w:hAnsi="Times New Roman" w:eastAsia="Times New Roman" w:cs="Times New Roman"/>
          <w:color w:val="FF0000"/>
          <w:sz w:val="24"/>
          <w:szCs w:val="24"/>
        </w:rPr>
      </w:pPr>
    </w:p>
    <w:p w14:paraId="5AE48F20">
      <w:pPr>
        <w:shd w:val="clear" w:color="auto" w:fill="FFFFFF"/>
        <w:spacing w:after="0" w:line="240" w:lineRule="auto"/>
        <w:jc w:val="both"/>
        <w:rPr>
          <w:rFonts w:ascii="Times New Roman" w:hAnsi="Times New Roman" w:eastAsia="Times New Roman" w:cs="Times New Roman"/>
          <w:color w:val="FF0000"/>
          <w:sz w:val="24"/>
          <w:szCs w:val="24"/>
        </w:rPr>
      </w:pPr>
    </w:p>
    <w:p w14:paraId="727A99F0">
      <w:pPr>
        <w:shd w:val="clear" w:color="auto" w:fill="FFFFFF"/>
        <w:spacing w:after="0" w:line="240" w:lineRule="auto"/>
        <w:rPr>
          <w:rFonts w:ascii="Times New Roman" w:hAnsi="Times New Roman" w:eastAsia="Times New Roman" w:cs="Times New Roman"/>
          <w:color w:val="FF0000"/>
          <w:sz w:val="24"/>
          <w:szCs w:val="24"/>
        </w:rPr>
      </w:pPr>
    </w:p>
    <w:p w14:paraId="4B3DAE48">
      <w:pPr>
        <w:shd w:val="clear" w:color="auto" w:fill="FFFFFF"/>
        <w:spacing w:after="0" w:line="360" w:lineRule="auto"/>
        <w:rPr>
          <w:rFonts w:ascii="Times New Roman" w:hAnsi="Times New Roman" w:eastAsia="Times New Roman" w:cs="Times New Roman"/>
          <w:color w:val="FF0000"/>
          <w:sz w:val="24"/>
          <w:szCs w:val="24"/>
        </w:rPr>
      </w:pPr>
    </w:p>
    <w:p w14:paraId="1853CED5">
      <w:pPr>
        <w:shd w:val="clear" w:color="auto" w:fill="FFFFFF"/>
        <w:spacing w:after="0" w:line="240" w:lineRule="auto"/>
        <w:rPr>
          <w:rFonts w:ascii="Times New Roman" w:hAnsi="Times New Roman" w:eastAsia="Times New Roman" w:cs="Times New Roman"/>
          <w:color w:val="FF0000"/>
          <w:sz w:val="24"/>
          <w:szCs w:val="24"/>
        </w:rPr>
      </w:pPr>
    </w:p>
    <w:p w14:paraId="7F89AB21">
      <w:pPr>
        <w:shd w:val="clear" w:color="auto" w:fill="FFFFFF"/>
        <w:spacing w:after="0" w:line="240" w:lineRule="auto"/>
        <w:rPr>
          <w:rFonts w:ascii="Times New Roman" w:hAnsi="Times New Roman" w:eastAsia="Times New Roman" w:cs="Times New Roman"/>
          <w:color w:val="FF0000"/>
          <w:sz w:val="24"/>
          <w:szCs w:val="24"/>
        </w:rPr>
      </w:pPr>
    </w:p>
    <w:p w14:paraId="240D2EE5">
      <w:pPr>
        <w:shd w:val="clear" w:color="auto" w:fill="FFFFFF"/>
        <w:spacing w:after="0" w:line="240" w:lineRule="auto"/>
        <w:rPr>
          <w:rFonts w:ascii="Times New Roman" w:hAnsi="Times New Roman" w:eastAsia="Times New Roman" w:cs="Times New Roman"/>
          <w:color w:val="222222"/>
          <w:sz w:val="24"/>
          <w:szCs w:val="24"/>
        </w:rPr>
      </w:pPr>
    </w:p>
    <w:p w14:paraId="6F465135">
      <w:pPr>
        <w:shd w:val="clear" w:color="auto" w:fill="FFFFFF"/>
        <w:spacing w:after="0" w:line="240" w:lineRule="auto"/>
        <w:jc w:val="center"/>
        <w:rPr>
          <w:rFonts w:ascii="Times New Roman" w:hAnsi="Times New Roman" w:eastAsia="Times New Roman" w:cs="Times New Roman"/>
          <w:b/>
          <w:color w:val="222222"/>
          <w:sz w:val="24"/>
          <w:szCs w:val="24"/>
        </w:rPr>
      </w:pPr>
    </w:p>
    <w:p w14:paraId="521FE00E">
      <w:pPr>
        <w:shd w:val="clear" w:color="auto" w:fill="FFFFFF"/>
        <w:spacing w:after="0" w:line="240" w:lineRule="auto"/>
        <w:jc w:val="center"/>
        <w:rPr>
          <w:rFonts w:ascii="Times New Roman" w:hAnsi="Times New Roman" w:eastAsia="Times New Roman" w:cs="Times New Roman"/>
          <w:b/>
          <w:color w:val="222222"/>
          <w:sz w:val="24"/>
          <w:szCs w:val="24"/>
        </w:rPr>
      </w:pPr>
    </w:p>
    <w:p w14:paraId="644CC0B4">
      <w:pPr>
        <w:shd w:val="clear" w:color="auto" w:fill="FFFFFF"/>
        <w:spacing w:after="0" w:line="240" w:lineRule="auto"/>
        <w:jc w:val="center"/>
        <w:rPr>
          <w:rFonts w:ascii="Times New Roman" w:hAnsi="Times New Roman" w:eastAsia="Times New Roman" w:cs="Times New Roman"/>
          <w:b/>
          <w:color w:val="222222"/>
          <w:sz w:val="24"/>
          <w:szCs w:val="24"/>
        </w:rPr>
      </w:pPr>
    </w:p>
    <w:p w14:paraId="2D3AB5D0">
      <w:pPr>
        <w:shd w:val="clear" w:color="auto" w:fill="FFFFFF"/>
        <w:spacing w:after="0" w:line="240" w:lineRule="auto"/>
        <w:jc w:val="center"/>
        <w:rPr>
          <w:rFonts w:ascii="Times New Roman" w:hAnsi="Times New Roman" w:eastAsia="Times New Roman" w:cs="Times New Roman"/>
          <w:b/>
          <w:color w:val="222222"/>
          <w:sz w:val="24"/>
          <w:szCs w:val="24"/>
        </w:rPr>
      </w:pPr>
    </w:p>
    <w:p w14:paraId="2C94CA17">
      <w:pPr>
        <w:shd w:val="clear" w:color="auto" w:fill="FFFFFF"/>
        <w:spacing w:after="0" w:line="240" w:lineRule="auto"/>
        <w:jc w:val="center"/>
        <w:rPr>
          <w:rFonts w:ascii="Times New Roman" w:hAnsi="Times New Roman" w:eastAsia="Times New Roman" w:cs="Times New Roman"/>
          <w:b/>
          <w:color w:val="222222"/>
          <w:sz w:val="24"/>
          <w:szCs w:val="24"/>
        </w:rPr>
      </w:pPr>
    </w:p>
    <w:p w14:paraId="733E5686">
      <w:pPr>
        <w:shd w:val="clear" w:color="auto" w:fill="FFFFFF"/>
        <w:spacing w:after="0" w:line="240" w:lineRule="auto"/>
        <w:jc w:val="center"/>
        <w:rPr>
          <w:rFonts w:ascii="Times New Roman" w:hAnsi="Times New Roman" w:eastAsia="Times New Roman" w:cs="Times New Roman"/>
          <w:b/>
          <w:color w:val="222222"/>
          <w:sz w:val="24"/>
          <w:szCs w:val="24"/>
        </w:rPr>
      </w:pPr>
    </w:p>
    <w:p w14:paraId="5EACA1CD">
      <w:pPr>
        <w:shd w:val="clear" w:color="auto" w:fill="FFFFFF"/>
        <w:spacing w:after="0" w:line="240" w:lineRule="auto"/>
        <w:jc w:val="center"/>
        <w:rPr>
          <w:rFonts w:ascii="Times New Roman" w:hAnsi="Times New Roman" w:eastAsia="Times New Roman" w:cs="Times New Roman"/>
          <w:b/>
          <w:color w:val="222222"/>
          <w:sz w:val="24"/>
          <w:szCs w:val="24"/>
        </w:rPr>
      </w:pPr>
    </w:p>
    <w:p w14:paraId="19A34472">
      <w:pPr>
        <w:shd w:val="clear" w:color="auto" w:fill="FFFFFF"/>
        <w:spacing w:after="0" w:line="240" w:lineRule="auto"/>
        <w:jc w:val="center"/>
        <w:rPr>
          <w:rFonts w:ascii="Times New Roman" w:hAnsi="Times New Roman" w:eastAsia="Times New Roman" w:cs="Times New Roman"/>
          <w:b/>
          <w:color w:val="222222"/>
          <w:sz w:val="24"/>
          <w:szCs w:val="24"/>
        </w:rPr>
      </w:pPr>
    </w:p>
    <w:p w14:paraId="245C0E46">
      <w:pPr>
        <w:shd w:val="clear" w:color="auto" w:fill="FFFFFF"/>
        <w:spacing w:after="0" w:line="240" w:lineRule="auto"/>
        <w:jc w:val="center"/>
        <w:rPr>
          <w:rFonts w:ascii="Times New Roman" w:hAnsi="Times New Roman" w:eastAsia="Times New Roman" w:cs="Times New Roman"/>
          <w:b/>
          <w:color w:val="222222"/>
          <w:sz w:val="24"/>
          <w:szCs w:val="24"/>
        </w:rPr>
      </w:pPr>
    </w:p>
    <w:p w14:paraId="09E0AE4E">
      <w:pPr>
        <w:shd w:val="clear" w:color="auto" w:fill="FFFFFF"/>
        <w:spacing w:after="0" w:line="240" w:lineRule="auto"/>
        <w:jc w:val="center"/>
        <w:rPr>
          <w:rFonts w:ascii="Times New Roman" w:hAnsi="Times New Roman" w:eastAsia="Times New Roman" w:cs="Times New Roman"/>
          <w:b/>
          <w:color w:val="222222"/>
          <w:sz w:val="24"/>
          <w:szCs w:val="24"/>
        </w:rPr>
      </w:pPr>
    </w:p>
    <w:p w14:paraId="464A124C">
      <w:pPr>
        <w:shd w:val="clear" w:color="auto" w:fill="FFFFFF"/>
        <w:spacing w:after="0" w:line="240" w:lineRule="auto"/>
        <w:jc w:val="center"/>
        <w:rPr>
          <w:rFonts w:ascii="Times New Roman" w:hAnsi="Times New Roman" w:eastAsia="Times New Roman" w:cs="Times New Roman"/>
          <w:b/>
          <w:color w:val="222222"/>
          <w:sz w:val="24"/>
          <w:szCs w:val="24"/>
        </w:rPr>
      </w:pPr>
    </w:p>
    <w:p w14:paraId="19A15AF0">
      <w:pPr>
        <w:shd w:val="clear" w:color="auto" w:fill="FFFFFF"/>
        <w:spacing w:after="0" w:line="240" w:lineRule="auto"/>
        <w:jc w:val="center"/>
        <w:rPr>
          <w:rFonts w:ascii="Times New Roman" w:hAnsi="Times New Roman" w:eastAsia="Times New Roman" w:cs="Times New Roman"/>
          <w:b/>
          <w:color w:val="222222"/>
          <w:sz w:val="24"/>
          <w:szCs w:val="24"/>
        </w:rPr>
      </w:pPr>
    </w:p>
    <w:p w14:paraId="42027E7E">
      <w:pPr>
        <w:shd w:val="clear" w:color="auto" w:fill="FFFFFF"/>
        <w:spacing w:after="0" w:line="240" w:lineRule="auto"/>
        <w:jc w:val="center"/>
        <w:rPr>
          <w:rFonts w:ascii="Times New Roman" w:hAnsi="Times New Roman" w:eastAsia="Times New Roman" w:cs="Times New Roman"/>
          <w:b/>
          <w:color w:val="222222"/>
          <w:sz w:val="24"/>
          <w:szCs w:val="24"/>
        </w:rPr>
      </w:pPr>
    </w:p>
    <w:p w14:paraId="72C85C15">
      <w:pPr>
        <w:shd w:val="clear" w:color="auto" w:fill="FFFFFF"/>
        <w:spacing w:after="0" w:line="240" w:lineRule="auto"/>
        <w:jc w:val="center"/>
        <w:rPr>
          <w:rFonts w:ascii="Times New Roman" w:hAnsi="Times New Roman" w:eastAsia="Times New Roman" w:cs="Times New Roman"/>
          <w:b/>
          <w:color w:val="222222"/>
          <w:sz w:val="24"/>
          <w:szCs w:val="24"/>
        </w:rPr>
      </w:pPr>
    </w:p>
    <w:p w14:paraId="4D07E15C">
      <w:pPr>
        <w:shd w:val="clear" w:color="auto" w:fill="FFFFFF"/>
        <w:spacing w:after="0" w:line="240" w:lineRule="auto"/>
        <w:jc w:val="center"/>
        <w:rPr>
          <w:rFonts w:ascii="Times New Roman" w:hAnsi="Times New Roman" w:eastAsia="Times New Roman" w:cs="Times New Roman"/>
          <w:b/>
          <w:color w:val="222222"/>
          <w:sz w:val="24"/>
          <w:szCs w:val="24"/>
        </w:rPr>
      </w:pPr>
    </w:p>
    <w:p w14:paraId="7ADEDFAF">
      <w:pPr>
        <w:shd w:val="clear" w:color="auto" w:fill="FFFFFF"/>
        <w:spacing w:after="0" w:line="240" w:lineRule="auto"/>
        <w:jc w:val="center"/>
        <w:rPr>
          <w:rFonts w:ascii="Times New Roman" w:hAnsi="Times New Roman" w:eastAsia="Times New Roman" w:cs="Times New Roman"/>
          <w:b/>
          <w:color w:val="222222"/>
          <w:sz w:val="24"/>
          <w:szCs w:val="24"/>
        </w:rPr>
      </w:pPr>
    </w:p>
    <w:p w14:paraId="4A4574E6">
      <w:pPr>
        <w:shd w:val="clear" w:color="auto" w:fill="FFFFFF"/>
        <w:spacing w:after="0" w:line="240" w:lineRule="auto"/>
        <w:jc w:val="center"/>
        <w:rPr>
          <w:rFonts w:ascii="Times New Roman" w:hAnsi="Times New Roman" w:eastAsia="Times New Roman" w:cs="Times New Roman"/>
          <w:b/>
          <w:color w:val="222222"/>
          <w:sz w:val="24"/>
          <w:szCs w:val="24"/>
        </w:rPr>
      </w:pPr>
    </w:p>
    <w:p w14:paraId="3A090BED">
      <w:pPr>
        <w:shd w:val="clear" w:color="auto" w:fill="FFFFFF"/>
        <w:spacing w:after="0" w:line="240" w:lineRule="auto"/>
        <w:jc w:val="center"/>
        <w:rPr>
          <w:rFonts w:ascii="Times New Roman" w:hAnsi="Times New Roman" w:eastAsia="Times New Roman" w:cs="Times New Roman"/>
          <w:b/>
          <w:color w:val="222222"/>
          <w:sz w:val="24"/>
          <w:szCs w:val="24"/>
        </w:rPr>
      </w:pPr>
    </w:p>
    <w:p w14:paraId="434BC254">
      <w:pPr>
        <w:shd w:val="clear" w:color="auto" w:fill="FFFFFF"/>
        <w:spacing w:after="0" w:line="240" w:lineRule="auto"/>
        <w:jc w:val="center"/>
        <w:rPr>
          <w:rFonts w:ascii="Times New Roman" w:hAnsi="Times New Roman" w:eastAsia="Times New Roman" w:cs="Times New Roman"/>
          <w:b/>
          <w:color w:val="222222"/>
          <w:sz w:val="24"/>
          <w:szCs w:val="24"/>
        </w:rPr>
      </w:pPr>
      <w:r>
        <w:rPr>
          <w:rFonts w:ascii="Times New Roman" w:hAnsi="Times New Roman" w:eastAsia="Times New Roman" w:cs="Times New Roman"/>
          <w:b/>
          <w:color w:val="222222"/>
          <w:sz w:val="24"/>
          <w:szCs w:val="24"/>
        </w:rPr>
        <w:t>CHAPTER TWO</w:t>
      </w:r>
    </w:p>
    <w:p w14:paraId="4C6AE97E">
      <w:pPr>
        <w:shd w:val="clear" w:color="auto" w:fill="FFFFFF"/>
        <w:spacing w:after="0" w:line="240" w:lineRule="auto"/>
        <w:jc w:val="center"/>
        <w:rPr>
          <w:rFonts w:ascii="Times New Roman" w:hAnsi="Times New Roman" w:eastAsia="Times New Roman" w:cs="Times New Roman"/>
          <w:color w:val="222222"/>
          <w:sz w:val="24"/>
          <w:szCs w:val="24"/>
        </w:rPr>
      </w:pPr>
    </w:p>
    <w:p w14:paraId="3C8C682E">
      <w:pPr>
        <w:shd w:val="clear" w:color="auto" w:fill="FFFFFF"/>
        <w:spacing w:after="0" w:line="240" w:lineRule="auto"/>
        <w:jc w:val="center"/>
        <w:rPr>
          <w:rFonts w:ascii="Times New Roman" w:hAnsi="Times New Roman" w:eastAsia="Times New Roman" w:cs="Times New Roman"/>
          <w:b/>
          <w:color w:val="222222"/>
          <w:sz w:val="24"/>
          <w:szCs w:val="24"/>
        </w:rPr>
      </w:pPr>
      <w:r>
        <w:rPr>
          <w:rFonts w:ascii="Times New Roman" w:hAnsi="Times New Roman" w:eastAsia="Times New Roman" w:cs="Times New Roman"/>
          <w:b/>
          <w:color w:val="222222"/>
          <w:sz w:val="24"/>
          <w:szCs w:val="24"/>
        </w:rPr>
        <w:t xml:space="preserve">LITERATURE REVIEW </w:t>
      </w:r>
    </w:p>
    <w:p w14:paraId="71858BA4">
      <w:pPr>
        <w:shd w:val="clear" w:color="auto" w:fill="FFFFFF"/>
        <w:spacing w:after="0" w:line="240" w:lineRule="auto"/>
        <w:rPr>
          <w:rFonts w:ascii="Times New Roman" w:hAnsi="Times New Roman" w:eastAsia="Times New Roman" w:cs="Times New Roman"/>
          <w:b/>
          <w:color w:val="222222"/>
          <w:sz w:val="24"/>
          <w:szCs w:val="24"/>
        </w:rPr>
      </w:pPr>
    </w:p>
    <w:p w14:paraId="2B4B181A">
      <w:pPr>
        <w:shd w:val="clear" w:color="auto" w:fill="FFFFFF"/>
        <w:spacing w:after="0" w:line="240" w:lineRule="auto"/>
        <w:rPr>
          <w:rFonts w:ascii="Times New Roman" w:hAnsi="Times New Roman" w:eastAsia="Times New Roman" w:cs="Times New Roman"/>
          <w:b/>
          <w:color w:val="222222"/>
          <w:sz w:val="24"/>
          <w:szCs w:val="24"/>
        </w:rPr>
      </w:pPr>
      <w:r>
        <w:rPr>
          <w:rFonts w:hint="default" w:ascii="Times New Roman" w:hAnsi="Times New Roman" w:eastAsia="Times New Roman" w:cs="Times New Roman"/>
          <w:b/>
          <w:color w:val="222222"/>
          <w:sz w:val="24"/>
          <w:szCs w:val="24"/>
          <w:lang w:val="en-US"/>
        </w:rPr>
        <w:t xml:space="preserve">2.0 </w:t>
      </w:r>
      <w:r>
        <w:rPr>
          <w:rFonts w:ascii="Times New Roman" w:hAnsi="Times New Roman" w:eastAsia="Times New Roman" w:cs="Times New Roman"/>
          <w:b/>
          <w:color w:val="222222"/>
          <w:sz w:val="24"/>
          <w:szCs w:val="24"/>
        </w:rPr>
        <w:t>Introduction</w:t>
      </w:r>
    </w:p>
    <w:p w14:paraId="27EEC190">
      <w:pPr>
        <w:shd w:val="clear" w:color="auto" w:fill="FFFFFF"/>
        <w:spacing w:after="0" w:line="240" w:lineRule="auto"/>
        <w:rPr>
          <w:rFonts w:ascii="Times New Roman" w:hAnsi="Times New Roman" w:eastAsia="Times New Roman" w:cs="Times New Roman"/>
          <w:b/>
          <w:color w:val="222222"/>
          <w:sz w:val="24"/>
          <w:szCs w:val="24"/>
        </w:rPr>
      </w:pPr>
    </w:p>
    <w:p w14:paraId="7AE86B4B">
      <w:pPr>
        <w:shd w:val="clear" w:color="auto" w:fill="FFFFFF"/>
        <w:spacing w:after="0" w:line="240" w:lineRule="auto"/>
        <w:jc w:val="both"/>
        <w:rPr>
          <w:rFonts w:ascii="Times New Roman" w:hAnsi="Times New Roman" w:eastAsia="Times New Roman" w:cs="Times New Roman"/>
          <w:color w:val="222222"/>
          <w:sz w:val="24"/>
          <w:szCs w:val="24"/>
        </w:rPr>
      </w:pPr>
      <w:r>
        <w:rPr>
          <w:rFonts w:ascii="Times New Roman" w:hAnsi="Times New Roman" w:eastAsia="Times New Roman" w:cs="Times New Roman"/>
          <w:color w:val="222222"/>
          <w:sz w:val="24"/>
          <w:szCs w:val="24"/>
        </w:rPr>
        <w:t>This chapter comprise the different sections which includes definition of the key terms, theoretical review of the study, empirical review which related with previous studies, research gaps and conceptual framework.</w:t>
      </w:r>
    </w:p>
    <w:p w14:paraId="58F3F620">
      <w:pPr>
        <w:shd w:val="clear" w:color="auto" w:fill="FFFFFF"/>
        <w:spacing w:after="0" w:line="240" w:lineRule="auto"/>
        <w:rPr>
          <w:rFonts w:ascii="Times New Roman" w:hAnsi="Times New Roman" w:eastAsia="Times New Roman" w:cs="Times New Roman"/>
          <w:color w:val="222222"/>
          <w:sz w:val="24"/>
          <w:szCs w:val="24"/>
        </w:rPr>
      </w:pPr>
    </w:p>
    <w:p w14:paraId="0C74E650">
      <w:pPr>
        <w:shd w:val="clear" w:color="auto" w:fill="FFFFFF"/>
        <w:spacing w:after="0" w:line="240" w:lineRule="auto"/>
        <w:rPr>
          <w:rFonts w:ascii="Times New Roman" w:hAnsi="Times New Roman" w:eastAsia="Times New Roman" w:cs="Times New Roman"/>
          <w:color w:val="222222"/>
          <w:sz w:val="24"/>
          <w:szCs w:val="24"/>
        </w:rPr>
      </w:pPr>
    </w:p>
    <w:p w14:paraId="2830281B">
      <w:pPr>
        <w:shd w:val="clear" w:color="auto" w:fill="FFFFFF"/>
        <w:spacing w:after="0" w:line="360" w:lineRule="auto"/>
        <w:jc w:val="both"/>
        <w:rPr>
          <w:rFonts w:hint="default" w:ascii="Times New Roman" w:hAnsi="Times New Roman" w:eastAsia="Times New Roman" w:cs="Times New Roman"/>
          <w:b/>
          <w:bCs/>
          <w:color w:val="222222"/>
          <w:sz w:val="24"/>
          <w:szCs w:val="24"/>
          <w:lang w:val="en-US"/>
        </w:rPr>
      </w:pPr>
      <w:r>
        <w:rPr>
          <w:rFonts w:hint="default" w:ascii="Times New Roman" w:hAnsi="Times New Roman" w:eastAsia="Times New Roman" w:cs="Times New Roman"/>
          <w:b/>
          <w:bCs/>
          <w:color w:val="222222"/>
          <w:sz w:val="24"/>
          <w:szCs w:val="24"/>
          <w:lang w:val="en-US"/>
        </w:rPr>
        <w:t>2.1 Definition of the key terms</w:t>
      </w:r>
    </w:p>
    <w:p w14:paraId="6626ECBD">
      <w:pPr>
        <w:keepNext w:val="0"/>
        <w:keepLines w:val="0"/>
        <w:widowControl/>
        <w:suppressLineNumbers w:val="0"/>
        <w:jc w:val="left"/>
        <w:rPr>
          <w:rFonts w:ascii="Times New Roman" w:hAnsi="Times New Roman" w:cs="Times New Roman"/>
          <w:sz w:val="24"/>
          <w:szCs w:val="24"/>
        </w:rPr>
      </w:pPr>
      <w:r>
        <w:rPr>
          <w:rFonts w:ascii="Times New Roman" w:hAnsi="Times New Roman" w:eastAsia="TimesNewRomanPS-BoldMT" w:cs="Times New Roman"/>
          <w:b/>
          <w:bCs/>
          <w:color w:val="000000"/>
          <w:kern w:val="0"/>
          <w:sz w:val="24"/>
          <w:szCs w:val="24"/>
          <w:lang w:val="en-US" w:eastAsia="zh-CN" w:bidi="ar"/>
        </w:rPr>
        <w:t xml:space="preserve">Theory of Communication </w:t>
      </w:r>
    </w:p>
    <w:p w14:paraId="1E207C18">
      <w:pPr>
        <w:keepNext w:val="0"/>
        <w:keepLines w:val="0"/>
        <w:widowControl/>
        <w:suppressLineNumbers w:val="0"/>
        <w:jc w:val="left"/>
        <w:rPr>
          <w:rFonts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The theory of communication proposes a vision for communication that engages in </w:t>
      </w:r>
    </w:p>
    <w:p w14:paraId="229984EC">
      <w:pPr>
        <w:keepNext w:val="0"/>
        <w:keepLines w:val="0"/>
        <w:widowControl/>
        <w:suppressLineNumbers w:val="0"/>
        <w:jc w:val="left"/>
        <w:rPr>
          <w:rFonts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dialogue on the practice of communication. Wolfgang (2006) pointed out that </w:t>
      </w:r>
    </w:p>
    <w:p w14:paraId="77E471DA">
      <w:pPr>
        <w:keepNext w:val="0"/>
        <w:keepLines w:val="0"/>
        <w:widowControl/>
        <w:suppressLineNumbers w:val="0"/>
        <w:jc w:val="left"/>
        <w:rPr>
          <w:rFonts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communication is possible only upon a common language between sender and receiver. </w:t>
      </w:r>
    </w:p>
    <w:p w14:paraId="6186D20D">
      <w:pPr>
        <w:keepNext w:val="0"/>
        <w:keepLines w:val="0"/>
        <w:widowControl/>
        <w:suppressLineNumbers w:val="0"/>
        <w:jc w:val="left"/>
        <w:rPr>
          <w:rFonts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Leonarda &amp; Susana (2009) explains communication theory as an outline on how each one </w:t>
      </w:r>
    </w:p>
    <w:p w14:paraId="3EAEE5FC">
      <w:pPr>
        <w:keepNext w:val="0"/>
        <w:keepLines w:val="0"/>
        <w:widowControl/>
        <w:suppressLineNumbers w:val="0"/>
        <w:jc w:val="left"/>
        <w:rPr>
          <w:rFonts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of the elements of communication processes would engage the others in dialogue. The </w:t>
      </w:r>
    </w:p>
    <w:p w14:paraId="2C811FBB">
      <w:pPr>
        <w:keepNext w:val="0"/>
        <w:keepLines w:val="0"/>
        <w:widowControl/>
        <w:suppressLineNumbers w:val="0"/>
        <w:jc w:val="left"/>
        <w:rPr>
          <w:rFonts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main elements of communication according to communication theory are; source, sender, </w:t>
      </w:r>
    </w:p>
    <w:p w14:paraId="40A5591C">
      <w:pPr>
        <w:keepNext w:val="0"/>
        <w:keepLines w:val="0"/>
        <w:widowControl/>
        <w:suppressLineNumbers w:val="0"/>
        <w:jc w:val="left"/>
        <w:rPr>
          <w:rFonts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or transmitter, receiver then feedback which in strategic terms is the actualization of what </w:t>
      </w:r>
    </w:p>
    <w:p w14:paraId="5960D026">
      <w:pPr>
        <w:keepNext w:val="0"/>
        <w:keepLines w:val="0"/>
        <w:widowControl/>
        <w:suppressLineNumbers w:val="0"/>
        <w:jc w:val="left"/>
        <w:rPr>
          <w:rFonts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has been communicated. The theory of communications supports employee </w:t>
      </w:r>
    </w:p>
    <w:p w14:paraId="0D824A4D">
      <w:pPr>
        <w:keepNext w:val="0"/>
        <w:keepLines w:val="0"/>
        <w:widowControl/>
        <w:suppressLineNumbers w:val="0"/>
        <w:jc w:val="left"/>
        <w:rPr>
          <w:rFonts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communication since it proposes a vision for communication that engages in dialogue. </w:t>
      </w:r>
    </w:p>
    <w:p w14:paraId="6CA1A9A0">
      <w:pPr>
        <w:keepNext w:val="0"/>
        <w:keepLines w:val="0"/>
        <w:widowControl/>
        <w:suppressLineNumbers w:val="0"/>
        <w:jc w:val="left"/>
        <w:rPr>
          <w:rFonts w:ascii="Times New Roman" w:hAnsi="Times New Roman" w:cs="Times New Roman"/>
          <w:sz w:val="24"/>
          <w:szCs w:val="24"/>
        </w:rPr>
      </w:pPr>
      <w:r>
        <w:rPr>
          <w:rFonts w:hint="default" w:ascii="TimesNewRomanPS-BoldMT" w:hAnsi="TimesNewRomanPS-BoldMT" w:eastAsia="TimesNewRomanPS-BoldMT" w:cs="TimesNewRomanPS-BoldMT"/>
          <w:b/>
          <w:bCs/>
          <w:color w:val="000000"/>
          <w:kern w:val="0"/>
          <w:sz w:val="24"/>
          <w:szCs w:val="24"/>
          <w:lang w:val="en-US" w:eastAsia="zh-CN" w:bidi="ar"/>
        </w:rPr>
        <w:t xml:space="preserve"> </w:t>
      </w:r>
      <w:r>
        <w:rPr>
          <w:rFonts w:hint="default" w:ascii="Times New Roman" w:hAnsi="Times New Roman" w:eastAsia="TimesNewRomanPS-BoldMT" w:cs="Times New Roman"/>
          <w:b/>
          <w:bCs/>
          <w:color w:val="000000"/>
          <w:kern w:val="0"/>
          <w:sz w:val="24"/>
          <w:szCs w:val="24"/>
          <w:lang w:val="en-US" w:eastAsia="zh-CN" w:bidi="ar"/>
        </w:rPr>
        <w:t xml:space="preserve">Herzberg’s Two – Factor Model </w:t>
      </w:r>
    </w:p>
    <w:p w14:paraId="0D66B308">
      <w:pPr>
        <w:keepNext w:val="0"/>
        <w:keepLines w:val="0"/>
        <w:widowControl/>
        <w:suppressLineNumbers w:val="0"/>
        <w:jc w:val="left"/>
        <w:rPr>
          <w:rFonts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The two-factor model of motivation developed by Herzberg (1957, 1966) was based on an </w:t>
      </w:r>
    </w:p>
    <w:p w14:paraId="549D7B12">
      <w:pPr>
        <w:keepNext w:val="0"/>
        <w:keepLines w:val="0"/>
        <w:widowControl/>
        <w:suppressLineNumbers w:val="0"/>
        <w:jc w:val="left"/>
        <w:rPr>
          <w:rFonts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investigation into the sources of job satisfaction and dissatisfaction of accountants and </w:t>
      </w:r>
    </w:p>
    <w:p w14:paraId="537E85B7">
      <w:pPr>
        <w:keepNext w:val="0"/>
        <w:keepLines w:val="0"/>
        <w:widowControl/>
        <w:suppressLineNumbers w:val="0"/>
        <w:jc w:val="left"/>
        <w:rPr>
          <w:rFonts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engineers who were asked what made them feel exceptionally good or exceptionally bad </w:t>
      </w:r>
    </w:p>
    <w:p w14:paraId="7647248D">
      <w:pPr>
        <w:keepNext w:val="0"/>
        <w:keepLines w:val="0"/>
        <w:widowControl/>
        <w:suppressLineNumbers w:val="0"/>
        <w:jc w:val="left"/>
        <w:rPr>
          <w:rFonts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about their jobs. According to Herzberg, the research established that there were two </w:t>
      </w:r>
    </w:p>
    <w:p w14:paraId="31B0D3A3">
      <w:pPr>
        <w:keepNext w:val="0"/>
        <w:keepLines w:val="0"/>
        <w:widowControl/>
        <w:suppressLineNumbers w:val="0"/>
        <w:jc w:val="left"/>
        <w:rPr>
          <w:rFonts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factors that affected feelings of satisfaction or dissatisfaction. Motivating factors or </w:t>
      </w:r>
    </w:p>
    <w:p w14:paraId="6E26E9C3">
      <w:pPr>
        <w:keepNext w:val="0"/>
        <w:keepLines w:val="0"/>
        <w:widowControl/>
        <w:suppressLineNumbers w:val="0"/>
        <w:jc w:val="left"/>
        <w:rPr>
          <w:rFonts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‘satisfiers’ relate to the job content and consist of the need for achievement, the interest of </w:t>
      </w:r>
    </w:p>
    <w:p w14:paraId="224C4FA4">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the work, responsibility and opportunities for advancement. These needs are the intrinsic </w:t>
      </w:r>
    </w:p>
    <w:p w14:paraId="0CAD93B0">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motivators. He summed this up in the phrase ‘motivation by the work itself’. </w:t>
      </w:r>
    </w:p>
    <w:p w14:paraId="5D2F4F4C">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Hygiene factors relate to the job context, including such things as pay and working </w:t>
      </w:r>
    </w:p>
    <w:p w14:paraId="53B64524">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conditions. ‘Hygiene’ is used in the medical use of the term, meaning preventative and </w:t>
      </w:r>
    </w:p>
    <w:p w14:paraId="6CC4D1BB">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environmental. In themselves hygiene factors neither satisfy nor motivate and they serve </w:t>
      </w:r>
    </w:p>
    <w:p w14:paraId="7105FC7A">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primarily to prevent job dissatisfaction, while having little effect on positive job attitudes. </w:t>
      </w:r>
    </w:p>
    <w:p w14:paraId="1DE8BA93">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Pay is not a satisfier but if it is inadequate or inequitable it can cause dissatisfaction. </w:t>
      </w:r>
    </w:p>
    <w:p w14:paraId="4B323604">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However, its provision does not provide lasting satisfaction. </w:t>
      </w:r>
    </w:p>
    <w:p w14:paraId="17EBBC4E">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18Herzberg’s two-factor theory in effect identifies needs but it has been attacked by, for </w:t>
      </w:r>
    </w:p>
    <w:p w14:paraId="6DA34C78">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example, Opsahl &amp; Dunnette (1966). The research method has been criticized because no </w:t>
      </w:r>
    </w:p>
    <w:p w14:paraId="697EF316">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attempt was made to measure the relationship between satisfaction and performance. It </w:t>
      </w:r>
    </w:p>
    <w:p w14:paraId="78D8B321">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has been claimed that the two-factor nature of the theory is an inevitable result of the </w:t>
      </w:r>
    </w:p>
    <w:p w14:paraId="6541288B">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questioning method used by the interviewers. The under- pinning assumption that everyone </w:t>
      </w:r>
    </w:p>
    <w:p w14:paraId="45176FF6">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has the same needs is invalid. Denise Rousseau (2006) in her presidential address to the </w:t>
      </w:r>
    </w:p>
    <w:p w14:paraId="6C4D3A94">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US Academy of Management summed up these views as follows: ‘Herzberg’s long </w:t>
      </w:r>
    </w:p>
    <w:p w14:paraId="695D1B29">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discredited two-factor theory is typically included in the motivation, despite the fact that </w:t>
      </w:r>
    </w:p>
    <w:p w14:paraId="253D9195">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it was discredited as an artefact of method bias over thirty years ago.’ </w:t>
      </w:r>
    </w:p>
    <w:p w14:paraId="5CA67A4F">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In spite of these objections, the Herzberg two- factor theory continues to thrive; partly </w:t>
      </w:r>
    </w:p>
    <w:p w14:paraId="7CB62685">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because it is easy to understand and seems to be based on real-life rather than academic </w:t>
      </w:r>
    </w:p>
    <w:p w14:paraId="2D9672D6">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abstractions, and partly because it convincingly emphasizes the positive value of the </w:t>
      </w:r>
    </w:p>
    <w:p w14:paraId="77A23F3B">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intrinsic motivating factors and highlights the need to consider both financial and non</w:t>
      </w:r>
    </w:p>
    <w:p w14:paraId="01DD0BE4">
      <w:pPr>
        <w:keepNext w:val="0"/>
        <w:keepLines w:val="0"/>
        <w:widowControl/>
        <w:suppressLineNumbers w:val="0"/>
        <w:jc w:val="left"/>
        <w:rPr>
          <w:rFonts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financial factors when developing reward systems. It is also in accord with a fundamental </w:t>
      </w:r>
    </w:p>
    <w:p w14:paraId="48C4BBDD">
      <w:pPr>
        <w:keepNext w:val="0"/>
        <w:keepLines w:val="0"/>
        <w:widowControl/>
        <w:suppressLineNumbers w:val="0"/>
        <w:jc w:val="left"/>
        <w:rPr>
          <w:rFonts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belief in the dignity of labour and the Protestant ethic – that work is good in itself. The </w:t>
      </w:r>
    </w:p>
    <w:p w14:paraId="53C601D4">
      <w:pPr>
        <w:keepNext w:val="0"/>
        <w:keepLines w:val="0"/>
        <w:widowControl/>
        <w:suppressLineNumbers w:val="0"/>
        <w:jc w:val="left"/>
        <w:rPr>
          <w:rFonts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Herzberg two- factor theory supports the variable motivation as it considers both </w:t>
      </w:r>
    </w:p>
    <w:p w14:paraId="1043FEBE">
      <w:pPr>
        <w:keepNext w:val="0"/>
        <w:keepLines w:val="0"/>
        <w:widowControl/>
        <w:suppressLineNumbers w:val="0"/>
        <w:jc w:val="left"/>
        <w:rPr>
          <w:rFonts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intrinsic and extrinsic motivation which leads to job satisfaction hence improved </w:t>
      </w:r>
    </w:p>
    <w:p w14:paraId="6CA60176">
      <w:pPr>
        <w:keepNext w:val="0"/>
        <w:keepLines w:val="0"/>
        <w:widowControl/>
        <w:suppressLineNumbers w:val="0"/>
        <w:jc w:val="left"/>
        <w:rPr>
          <w:rFonts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employee morale. </w:t>
      </w:r>
    </w:p>
    <w:p w14:paraId="113807B3">
      <w:pPr>
        <w:keepNext w:val="0"/>
        <w:keepLines w:val="0"/>
        <w:widowControl/>
        <w:suppressLineNumbers w:val="0"/>
        <w:jc w:val="left"/>
      </w:pPr>
      <w:r>
        <w:rPr>
          <w:rFonts w:hint="default" w:ascii="TimesNewRomanPS-BoldMT" w:hAnsi="TimesNewRomanPS-BoldMT" w:eastAsia="TimesNewRomanPS-BoldMT" w:cs="TimesNewRomanPS-BoldMT"/>
          <w:b/>
          <w:bCs/>
          <w:color w:val="000000"/>
          <w:kern w:val="0"/>
          <w:sz w:val="24"/>
          <w:szCs w:val="24"/>
          <w:lang w:val="en-US" w:eastAsia="zh-CN" w:bidi="ar"/>
        </w:rPr>
        <w:t xml:space="preserve">Expectancy Theory </w:t>
      </w:r>
    </w:p>
    <w:p w14:paraId="69B68FB9">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Expectancy theory had been proposed by Victor Vroom (1964). This theory is based on </w:t>
      </w:r>
    </w:p>
    <w:p w14:paraId="6DCE850A">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the hypothesis that individuals adjust their behavior in the organization on the basis of </w:t>
      </w:r>
    </w:p>
    <w:p w14:paraId="6C95AED2">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anticipated satisfaction of valued goals set by them. The individuals modify their behavior </w:t>
      </w:r>
    </w:p>
    <w:p w14:paraId="25F647CB">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in such a way which is most likely to lead them to attain these goals. This theory underlies </w:t>
      </w:r>
    </w:p>
    <w:p w14:paraId="5657343A">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the concept of performance management as it is believed that performance is influenced </w:t>
      </w:r>
    </w:p>
    <w:p w14:paraId="3CD62298">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by the expectations concerning future events (Salaman </w:t>
      </w:r>
      <w:r>
        <w:rPr>
          <w:rFonts w:ascii="TimesNewRomanPS-ItalicMT" w:hAnsi="TimesNewRomanPS-ItalicMT" w:eastAsia="TimesNewRomanPS-ItalicMT" w:cs="TimesNewRomanPS-ItalicMT"/>
          <w:i/>
          <w:iCs/>
          <w:color w:val="000000"/>
          <w:kern w:val="0"/>
          <w:sz w:val="24"/>
          <w:szCs w:val="24"/>
          <w:lang w:val="en-US" w:eastAsia="zh-CN" w:bidi="ar"/>
        </w:rPr>
        <w:t xml:space="preserve">et al, </w:t>
      </w:r>
      <w:r>
        <w:rPr>
          <w:rFonts w:hint="default" w:ascii="Times New Roman" w:hAnsi="Times New Roman" w:eastAsia="SimSun" w:cs="Times New Roman"/>
          <w:color w:val="000000"/>
          <w:kern w:val="0"/>
          <w:sz w:val="24"/>
          <w:szCs w:val="24"/>
          <w:lang w:val="en-US" w:eastAsia="zh-CN" w:bidi="ar"/>
        </w:rPr>
        <w:t>2005).</w:t>
      </w:r>
    </w:p>
    <w:p w14:paraId="2E324A41">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2DBAC6B0">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Expectancy theory proposes that an individual will decide to behave or act in a certain </w:t>
      </w:r>
    </w:p>
    <w:p w14:paraId="58CA5430">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way because they are motivated to select a specific behavior over other behaviors due to </w:t>
      </w:r>
    </w:p>
    <w:p w14:paraId="49D3B7E9">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what they expect the result of that selected behaviour will be. The motivation of the </w:t>
      </w:r>
    </w:p>
    <w:p w14:paraId="59BA36E4">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behavior selection is determined by the desirability of the outcome. However, at the core </w:t>
      </w:r>
    </w:p>
    <w:p w14:paraId="78CD4177">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of the theory is the cognitive process of how an individual processes the different </w:t>
      </w:r>
    </w:p>
    <w:p w14:paraId="0D74C3E4">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motivational elements. This is done before making the ultimate choice. The outcome is </w:t>
      </w:r>
    </w:p>
    <w:p w14:paraId="20C5B202">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not the sole determining factor in making the decision of how to behave. The Expectancy </w:t>
      </w:r>
    </w:p>
    <w:p w14:paraId="02B887A0">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theory supports employee performance since employees expect a desirable outcome </w:t>
      </w:r>
    </w:p>
    <w:p w14:paraId="0D97FDA5">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because of the selected behavior in discharging their responsibilities.</w:t>
      </w:r>
    </w:p>
    <w:p w14:paraId="0CC5D2B4">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35C10730">
      <w:pPr>
        <w:shd w:val="clear" w:color="auto" w:fill="FFFFFF"/>
        <w:spacing w:after="0" w:line="360" w:lineRule="auto"/>
        <w:jc w:val="both"/>
        <w:rPr>
          <w:rFonts w:hint="default" w:ascii="Times New Roman" w:hAnsi="Times New Roman" w:eastAsia="Times New Roman" w:cs="Times New Roman"/>
          <w:b/>
          <w:bCs/>
          <w:color w:val="222222"/>
          <w:sz w:val="24"/>
          <w:szCs w:val="24"/>
          <w:lang w:val="en-US"/>
        </w:rPr>
      </w:pPr>
    </w:p>
    <w:p w14:paraId="63B0E2C0">
      <w:pPr>
        <w:shd w:val="clear" w:color="auto" w:fill="FFFFFF"/>
        <w:spacing w:after="0" w:line="360" w:lineRule="auto"/>
        <w:jc w:val="both"/>
        <w:rPr>
          <w:rFonts w:hint="default" w:ascii="Times New Roman" w:hAnsi="Times New Roman" w:eastAsia="Times New Roman" w:cs="Times New Roman"/>
          <w:b/>
          <w:bCs/>
          <w:color w:val="222222"/>
          <w:sz w:val="24"/>
          <w:szCs w:val="24"/>
          <w:lang w:val="en-US"/>
        </w:rPr>
      </w:pPr>
    </w:p>
    <w:p w14:paraId="07673754">
      <w:pPr>
        <w:shd w:val="clear" w:color="auto" w:fill="FFFFFF"/>
        <w:spacing w:after="0" w:line="360" w:lineRule="auto"/>
        <w:jc w:val="both"/>
        <w:rPr>
          <w:rFonts w:hint="default" w:ascii="Times New Roman" w:hAnsi="Times New Roman" w:eastAsia="Times New Roman" w:cs="Times New Roman"/>
          <w:b/>
          <w:bCs/>
          <w:color w:val="222222"/>
          <w:sz w:val="24"/>
          <w:szCs w:val="24"/>
          <w:lang w:val="en-US"/>
        </w:rPr>
      </w:pPr>
      <w:r>
        <w:rPr>
          <w:rFonts w:hint="default" w:ascii="Times New Roman" w:hAnsi="Times New Roman" w:eastAsia="Times New Roman" w:cs="Times New Roman"/>
          <w:b/>
          <w:bCs/>
          <w:color w:val="222222"/>
          <w:sz w:val="24"/>
          <w:szCs w:val="24"/>
          <w:lang w:val="en-US"/>
        </w:rPr>
        <w:t xml:space="preserve"> </w:t>
      </w:r>
    </w:p>
    <w:p w14:paraId="32859EB2">
      <w:pPr>
        <w:shd w:val="clear" w:color="auto" w:fill="FFFFFF"/>
        <w:spacing w:after="0" w:line="360" w:lineRule="auto"/>
        <w:jc w:val="both"/>
        <w:rPr>
          <w:rFonts w:hint="default" w:ascii="Times New Roman" w:hAnsi="Times New Roman" w:eastAsia="Times New Roman" w:cs="Times New Roman"/>
          <w:b/>
          <w:bCs/>
          <w:color w:val="222222"/>
          <w:sz w:val="24"/>
          <w:szCs w:val="24"/>
          <w:lang w:val="en-US"/>
        </w:rPr>
      </w:pPr>
      <w:r>
        <w:rPr>
          <w:rFonts w:hint="default" w:ascii="Times New Roman" w:hAnsi="Times New Roman" w:eastAsia="Times New Roman" w:cs="Times New Roman"/>
          <w:b/>
          <w:bCs/>
          <w:color w:val="222222"/>
          <w:sz w:val="24"/>
          <w:szCs w:val="24"/>
          <w:lang w:val="en-US"/>
        </w:rPr>
        <w:t xml:space="preserve">2.1.1 Employee Relation </w:t>
      </w:r>
    </w:p>
    <w:p w14:paraId="5811A8EC">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Reeta &amp; Deborah, (2016); conducted a study on exploring cultural influence on </w:t>
      </w:r>
    </w:p>
    <w:p w14:paraId="2FE7A3ED">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managerial communication in relationship to job satisfaction, organizational </w:t>
      </w:r>
    </w:p>
    <w:p w14:paraId="50844B74">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commitment, and the employees’ propensity. </w:t>
      </w:r>
    </w:p>
    <w:p w14:paraId="169E58C9">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5F51E160">
      <w:pPr>
        <w:keepNext w:val="0"/>
        <w:keepLines w:val="0"/>
        <w:widowControl/>
        <w:suppressLineNumbers w:val="0"/>
        <w:jc w:val="both"/>
      </w:pPr>
      <w:r>
        <w:rPr>
          <w:rFonts w:hint="default" w:ascii="Times New Roman" w:hAnsi="Times New Roman" w:eastAsia="SimSun" w:cs="Times New Roman"/>
          <w:color w:val="000000"/>
          <w:kern w:val="0"/>
          <w:sz w:val="24"/>
          <w:szCs w:val="24"/>
          <w:lang w:val="en-US" w:eastAsia="zh-CN" w:bidi="ar"/>
        </w:rPr>
        <w:t xml:space="preserve">The study identified the critical importance of effective downward communication in its relationship to job satisfaction, organizational commitment, and the employees propensity to leave an organization. Employee turnover. job satisfaction, and organizational commitment. The study used various cultural lenses to understand the influence of national culture on norms, values, beliefs, and practices of the  employees and managers. </w:t>
      </w:r>
    </w:p>
    <w:p w14:paraId="2A625068">
      <w:pPr>
        <w:shd w:val="clear" w:color="auto" w:fill="FFFFFF"/>
        <w:spacing w:after="0" w:line="360" w:lineRule="auto"/>
        <w:jc w:val="both"/>
        <w:rPr>
          <w:rFonts w:hint="default" w:ascii="Times New Roman" w:hAnsi="Times New Roman" w:eastAsia="Times New Roman" w:cs="Times New Roman"/>
          <w:b/>
          <w:bCs/>
          <w:color w:val="222222"/>
          <w:sz w:val="24"/>
          <w:szCs w:val="24"/>
          <w:lang w:val="en-US"/>
        </w:rPr>
      </w:pPr>
    </w:p>
    <w:p w14:paraId="4EFF61C9">
      <w:pPr>
        <w:keepNext w:val="0"/>
        <w:keepLines w:val="0"/>
        <w:widowControl/>
        <w:suppressLineNumbers w:val="0"/>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 2.1.2 Employee Performance </w:t>
      </w:r>
    </w:p>
    <w:p w14:paraId="4B38C736">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Armstrong &amp; Taylor (2014) defines performance as a means of getting better results from </w:t>
      </w:r>
    </w:p>
    <w:p w14:paraId="50C62106">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the organization teams and individuals by understanding and managing performance </w:t>
      </w:r>
    </w:p>
    <w:p w14:paraId="05190AC6">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within an agreed framework of planned goals, standards, and competence requirement. It </w:t>
      </w:r>
    </w:p>
    <w:p w14:paraId="371D6D7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has to be owned and driven by the line managers. It is also the process of directing and </w:t>
      </w:r>
    </w:p>
    <w:p w14:paraId="49258B8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supporting employees to work effectively and efficiently as possible in line with the needs </w:t>
      </w:r>
    </w:p>
    <w:p w14:paraId="68EC9705">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of the organization. Mutsuddi, (2010) asserts that Performance management is the process </w:t>
      </w:r>
    </w:p>
    <w:p w14:paraId="0532872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of creating a work environment or setting in which people are enabled to perform to the </w:t>
      </w:r>
    </w:p>
    <w:p w14:paraId="644B0CA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best of their abilities. </w:t>
      </w:r>
    </w:p>
    <w:p w14:paraId="26777DD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According to Anon (2015), organization needs a systematic assessment for it to obtain </w:t>
      </w:r>
    </w:p>
    <w:p w14:paraId="1254840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valid information about the performance of an organization and the factors that affect </w:t>
      </w:r>
    </w:p>
    <w:p w14:paraId="2E923F5F">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performance. Most of the organizations are constantly trying to adapt, survive, perform </w:t>
      </w:r>
    </w:p>
    <w:p w14:paraId="434B7DE7">
      <w:pPr>
        <w:shd w:val="clear" w:color="auto" w:fill="FFFFFF"/>
        <w:spacing w:after="0" w:line="360" w:lineRule="auto"/>
        <w:jc w:val="both"/>
        <w:rPr>
          <w:rFonts w:hint="default" w:ascii="Times New Roman" w:hAnsi="Times New Roman" w:eastAsia="Times New Roman" w:cs="Times New Roman"/>
          <w:color w:val="222222"/>
          <w:sz w:val="24"/>
          <w:szCs w:val="24"/>
          <w:lang w:val="en-US"/>
        </w:rPr>
      </w:pPr>
      <w:r>
        <w:rPr>
          <w:rFonts w:hint="default" w:ascii="Times New Roman" w:hAnsi="Times New Roman" w:eastAsia="SimSun" w:cs="Times New Roman"/>
          <w:color w:val="000000"/>
          <w:kern w:val="0"/>
          <w:sz w:val="24"/>
          <w:szCs w:val="24"/>
          <w:lang w:val="en-US" w:eastAsia="zh-CN" w:bidi="ar"/>
        </w:rPr>
        <w:t xml:space="preserve">and influence. However, they are not always successful. </w:t>
      </w:r>
    </w:p>
    <w:p w14:paraId="40649BDE">
      <w:pPr>
        <w:keepNext w:val="0"/>
        <w:keepLines w:val="0"/>
        <w:widowControl/>
        <w:suppressLineNumbers w:val="0"/>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2.1.3 Involvement and Participation </w:t>
      </w:r>
    </w:p>
    <w:p w14:paraId="0093E1C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Research conducted by Cox </w:t>
      </w:r>
      <w:r>
        <w:rPr>
          <w:rFonts w:hint="default" w:ascii="Times New Roman" w:hAnsi="Times New Roman" w:eastAsia="TimesNewRomanPS-ItalicMT" w:cs="Times New Roman"/>
          <w:i/>
          <w:iCs/>
          <w:color w:val="000000"/>
          <w:kern w:val="0"/>
          <w:sz w:val="24"/>
          <w:szCs w:val="24"/>
          <w:lang w:val="en-US" w:eastAsia="zh-CN" w:bidi="ar"/>
        </w:rPr>
        <w:t xml:space="preserve">et al </w:t>
      </w:r>
      <w:r>
        <w:rPr>
          <w:rFonts w:hint="default" w:ascii="Times New Roman" w:hAnsi="Times New Roman" w:eastAsia="SimSun" w:cs="Times New Roman"/>
          <w:color w:val="000000"/>
          <w:kern w:val="0"/>
          <w:sz w:val="24"/>
          <w:szCs w:val="24"/>
          <w:lang w:val="en-US" w:eastAsia="zh-CN" w:bidi="ar"/>
        </w:rPr>
        <w:t>(2006) as cited in Armstrong &amp; Taylor (2014) indicated</w:t>
      </w:r>
    </w:p>
    <w:p w14:paraId="0BDCA27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that to be effective, employee involvement and participation mechanisms have to be</w:t>
      </w:r>
    </w:p>
    <w:p w14:paraId="490B3074">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embedded in the organization – well established and part of everyday working life.</w:t>
      </w:r>
    </w:p>
    <w:p w14:paraId="5D386B3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Combinations of involvement and participation practices worked best. The main barriers</w:t>
      </w:r>
    </w:p>
    <w:p w14:paraId="5BEBCB8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to effective employee voice appear to be a partial lack of employee enthusiasm, absence</w:t>
      </w:r>
    </w:p>
    <w:p w14:paraId="4B742F95">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of necessary skills to implement and manage employee voice programmes, and issues</w:t>
      </w:r>
    </w:p>
    <w:p w14:paraId="3F7F6DFB">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concerning line managers  such as middle managers acting as blockers through choice or</w:t>
      </w:r>
    </w:p>
    <w:p w14:paraId="033BB571">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ignorance.</w:t>
      </w:r>
    </w:p>
    <w:p w14:paraId="0242A9CC">
      <w:pPr>
        <w:keepNext w:val="0"/>
        <w:keepLines w:val="0"/>
        <w:widowControl/>
        <w:suppressLineNumbers w:val="0"/>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2.1.4 Employee Communication</w:t>
      </w:r>
    </w:p>
    <w:p w14:paraId="44D76E9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Employee communication processes and systems provide for ‘two-way communication’.</w:t>
      </w:r>
    </w:p>
    <w:p w14:paraId="2817F0EF">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In one direction they enable organizations to inform employees about matters that will</w:t>
      </w:r>
    </w:p>
    <w:p w14:paraId="3186557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interest them. In the other, they provide for upward communication by giving employees</w:t>
      </w:r>
    </w:p>
    <w:p w14:paraId="2F72A95D">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28a voice. Communication should be distinguished from consultation. As the ACAS (2005)</w:t>
      </w:r>
    </w:p>
    <w:p w14:paraId="02E0E05C">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guide states, communication is concerned with the exchange of information and ideas</w:t>
      </w:r>
    </w:p>
    <w:p w14:paraId="0FDF9C8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within an organization while consultation goes beyond this and involves managers</w:t>
      </w:r>
    </w:p>
    <w:p w14:paraId="3DBD4E56">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actively seeking and then taking account of the views of employees before deciding.</w:t>
      </w:r>
    </w:p>
    <w:p w14:paraId="67E4EC0C">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Employee/organizational communications refer to communications and interactions</w:t>
      </w:r>
    </w:p>
    <w:p w14:paraId="1B0E244F">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among employees or members of an organization (Cutlip, Center &amp; Broom, 2006).</w:t>
      </w:r>
    </w:p>
    <w:p w14:paraId="0D43D52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Deetz (2001) described two ways of seeing and defining internal communications. The</w:t>
      </w:r>
    </w:p>
    <w:p w14:paraId="5E2668BB">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most common approach focuses on internal communication as a “phenomenon that exists</w:t>
      </w:r>
    </w:p>
    <w:p w14:paraId="414261B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in organizations”.</w:t>
      </w:r>
    </w:p>
    <w:p w14:paraId="63B2C20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Communication is one of the most dominant and important activities in organizations</w:t>
      </w:r>
    </w:p>
    <w:p w14:paraId="4A40DB2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(Harris &amp; Nelson, 2008). Fundamentally, relationships grow out of communication, and</w:t>
      </w:r>
    </w:p>
    <w:p w14:paraId="5E65FD2F">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the functioning and survival of organizations is based on effective relationships among</w:t>
      </w:r>
    </w:p>
    <w:p w14:paraId="1CDA872F">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individuals and groups. In addition, organizational capabilities are developed and enacted</w:t>
      </w:r>
    </w:p>
    <w:p w14:paraId="21AFBA4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through “intensely social and communicative processes” (Jones </w:t>
      </w:r>
      <w:r>
        <w:rPr>
          <w:rFonts w:hint="default" w:ascii="Times New Roman" w:hAnsi="Times New Roman" w:eastAsia="TimesNewRomanPS-ItalicMT" w:cs="Times New Roman"/>
          <w:i/>
          <w:iCs/>
          <w:color w:val="000000"/>
          <w:kern w:val="0"/>
          <w:sz w:val="24"/>
          <w:szCs w:val="24"/>
          <w:lang w:val="en-US" w:eastAsia="zh-CN" w:bidi="ar"/>
        </w:rPr>
        <w:t>et al</w:t>
      </w:r>
      <w:r>
        <w:rPr>
          <w:rFonts w:hint="default" w:ascii="Times New Roman" w:hAnsi="Times New Roman" w:eastAsia="SimSun" w:cs="Times New Roman"/>
          <w:color w:val="000000"/>
          <w:kern w:val="0"/>
          <w:sz w:val="24"/>
          <w:szCs w:val="24"/>
          <w:lang w:val="en-US" w:eastAsia="zh-CN" w:bidi="ar"/>
        </w:rPr>
        <w:t>, 2004). Internal communication also provides employees with important information about their</w:t>
      </w:r>
    </w:p>
    <w:p w14:paraId="11A76EF3">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jobs, organization, environment and each other. Communication can help motivate, build</w:t>
      </w:r>
    </w:p>
    <w:p w14:paraId="7CF9A39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trust, create shared identity and spur engagement; it provides a way for individuals to</w:t>
      </w:r>
    </w:p>
    <w:p w14:paraId="0B03283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express emotions, share hopes and ambitions and celebrate and remember</w:t>
      </w:r>
    </w:p>
    <w:p w14:paraId="06297BA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accomplishments. Communication is the basis for individuals and groups to make sense</w:t>
      </w:r>
    </w:p>
    <w:p w14:paraId="2C65D497">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of their organization, what it is and what it means.</w:t>
      </w:r>
    </w:p>
    <w:p w14:paraId="10AEA3D1">
      <w:pPr>
        <w:keepNext w:val="0"/>
        <w:keepLines w:val="0"/>
        <w:widowControl/>
        <w:suppressLineNumbers w:val="0"/>
        <w:jc w:val="both"/>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 xml:space="preserve">Conflict Resolution </w:t>
      </w:r>
    </w:p>
    <w:p w14:paraId="11E4139F">
      <w:pPr>
        <w:shd w:val="clear" w:color="auto" w:fill="FFFFFF"/>
        <w:spacing w:after="0" w:line="240" w:lineRule="auto"/>
        <w:rPr>
          <w:rFonts w:ascii="Times New Roman" w:hAnsi="Times New Roman" w:eastAsia="Times New Roman" w:cs="Times New Roman"/>
          <w:color w:val="222222"/>
          <w:sz w:val="24"/>
          <w:szCs w:val="24"/>
        </w:rPr>
      </w:pPr>
    </w:p>
    <w:p w14:paraId="75D16698">
      <w:pPr>
        <w:shd w:val="clear" w:color="auto" w:fill="FFFFFF"/>
        <w:spacing w:after="0" w:line="240" w:lineRule="auto"/>
        <w:rPr>
          <w:rFonts w:ascii="Times New Roman" w:hAnsi="Times New Roman" w:eastAsia="Times New Roman" w:cs="Times New Roman"/>
          <w:b/>
          <w:color w:val="222222"/>
          <w:sz w:val="24"/>
          <w:szCs w:val="24"/>
        </w:rPr>
      </w:pPr>
      <w:r>
        <w:rPr>
          <w:rFonts w:hint="default" w:ascii="Times New Roman" w:hAnsi="Times New Roman" w:eastAsia="Times New Roman" w:cs="Times New Roman"/>
          <w:b/>
          <w:color w:val="222222"/>
          <w:sz w:val="24"/>
          <w:szCs w:val="24"/>
          <w:lang w:val="en-US"/>
        </w:rPr>
        <w:t xml:space="preserve">2.2 </w:t>
      </w:r>
      <w:r>
        <w:rPr>
          <w:rFonts w:ascii="Times New Roman" w:hAnsi="Times New Roman" w:eastAsia="Times New Roman" w:cs="Times New Roman"/>
          <w:b/>
          <w:color w:val="222222"/>
          <w:sz w:val="24"/>
          <w:szCs w:val="24"/>
        </w:rPr>
        <w:t>Theoretical Framework</w:t>
      </w:r>
    </w:p>
    <w:p w14:paraId="7D59B905">
      <w:pPr>
        <w:shd w:val="clear" w:color="auto" w:fill="FFFFFF"/>
        <w:spacing w:after="0" w:line="240" w:lineRule="auto"/>
        <w:rPr>
          <w:rFonts w:ascii="Times New Roman" w:hAnsi="Times New Roman" w:eastAsia="Times New Roman" w:cs="Times New Roman"/>
          <w:color w:val="222222"/>
          <w:sz w:val="24"/>
          <w:szCs w:val="24"/>
        </w:rPr>
      </w:pPr>
    </w:p>
    <w:p w14:paraId="761BF2EB">
      <w:pPr>
        <w:shd w:val="clear" w:color="auto" w:fill="FFFFFF"/>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Three theories are most relevant to this topic:</w:t>
      </w:r>
    </w:p>
    <w:p w14:paraId="29431630">
      <w:pPr>
        <w:shd w:val="clear" w:color="auto" w:fill="FFFFFF"/>
        <w:spacing w:after="0" w:line="240" w:lineRule="auto"/>
        <w:rPr>
          <w:rFonts w:ascii="Times New Roman" w:hAnsi="Times New Roman" w:eastAsia="Times New Roman" w:cs="Times New Roman"/>
          <w:sz w:val="24"/>
          <w:szCs w:val="24"/>
        </w:rPr>
      </w:pPr>
    </w:p>
    <w:p w14:paraId="308FC46E">
      <w:pPr>
        <w:shd w:val="clear" w:color="auto" w:fill="FFFFFF"/>
        <w:spacing w:after="0" w:line="360" w:lineRule="auto"/>
        <w:jc w:val="both"/>
        <w:rPr>
          <w:rFonts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lang w:val="en-US"/>
        </w:rPr>
        <w:t xml:space="preserve">2.2.1 </w:t>
      </w:r>
      <w:r>
        <w:rPr>
          <w:rFonts w:ascii="Times New Roman" w:hAnsi="Times New Roman" w:eastAsia="Times New Roman" w:cs="Times New Roman"/>
          <w:b/>
          <w:bCs/>
          <w:sz w:val="24"/>
          <w:szCs w:val="24"/>
        </w:rPr>
        <w:t>Social Exchange Theory</w:t>
      </w:r>
    </w:p>
    <w:p w14:paraId="0DB6E9CF">
      <w:pPr>
        <w:shd w:val="clear" w:color="auto" w:fill="FFFFFF"/>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when employees perceive fair treatment, good communication, and support from management, they reciprocate with higher effort and loyalty. This explains why positive employee relations lead to better performance.</w:t>
      </w:r>
    </w:p>
    <w:p w14:paraId="6A30A555">
      <w:pPr>
        <w:shd w:val="clear" w:color="auto" w:fill="FFFFFF"/>
        <w:spacing w:after="0" w:line="360" w:lineRule="auto"/>
        <w:jc w:val="both"/>
        <w:rPr>
          <w:rFonts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lang w:val="en-US"/>
        </w:rPr>
        <w:t xml:space="preserve">2.2.2 </w:t>
      </w:r>
      <w:r>
        <w:rPr>
          <w:rFonts w:ascii="Times New Roman" w:hAnsi="Times New Roman" w:eastAsia="Times New Roman" w:cs="Times New Roman"/>
          <w:b/>
          <w:bCs/>
          <w:sz w:val="24"/>
          <w:szCs w:val="24"/>
        </w:rPr>
        <w:t>Human Relations Theory</w:t>
      </w:r>
    </w:p>
    <w:p w14:paraId="3D3470C8">
      <w:pPr>
        <w:shd w:val="clear" w:color="auto" w:fill="FFFFFF"/>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emphasizes that productivity improves when employees feel valued and when management maintains good interpersonal relationships. Job satisfaction becomes the bridge between relations and performance.</w:t>
      </w:r>
    </w:p>
    <w:p w14:paraId="0BFD1BB0">
      <w:pPr>
        <w:shd w:val="clear" w:color="auto" w:fill="FFFFFF"/>
        <w:spacing w:after="0" w:line="240" w:lineRule="auto"/>
        <w:rPr>
          <w:rFonts w:ascii="Times New Roman" w:hAnsi="Times New Roman" w:eastAsia="Times New Roman" w:cs="Times New Roman"/>
          <w:b/>
          <w:color w:val="222222"/>
          <w:sz w:val="24"/>
          <w:szCs w:val="24"/>
        </w:rPr>
      </w:pPr>
      <w:r>
        <w:rPr>
          <w:rFonts w:hint="default" w:ascii="Times New Roman" w:hAnsi="Times New Roman" w:eastAsia="Times New Roman" w:cs="Times New Roman"/>
          <w:b/>
          <w:color w:val="222222"/>
          <w:sz w:val="24"/>
          <w:szCs w:val="24"/>
          <w:lang w:val="en-US"/>
        </w:rPr>
        <w:t xml:space="preserve">2.3 </w:t>
      </w:r>
      <w:r>
        <w:rPr>
          <w:rFonts w:ascii="Times New Roman" w:hAnsi="Times New Roman" w:eastAsia="Times New Roman" w:cs="Times New Roman"/>
          <w:b/>
          <w:color w:val="222222"/>
          <w:sz w:val="24"/>
          <w:szCs w:val="24"/>
        </w:rPr>
        <w:t>Empirical Review</w:t>
      </w:r>
    </w:p>
    <w:p w14:paraId="081BEB09">
      <w:pPr>
        <w:shd w:val="clear" w:color="auto" w:fill="FFFFFF"/>
        <w:spacing w:after="0" w:line="240" w:lineRule="auto"/>
        <w:rPr>
          <w:rFonts w:ascii="Times New Roman" w:hAnsi="Times New Roman" w:eastAsia="Times New Roman" w:cs="Times New Roman"/>
          <w:color w:val="222222"/>
          <w:sz w:val="24"/>
          <w:szCs w:val="24"/>
        </w:rPr>
      </w:pPr>
    </w:p>
    <w:p w14:paraId="59CB7BFB">
      <w:pPr>
        <w:shd w:val="clear" w:color="auto" w:fill="FFFFFF"/>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Janes O. Samwel 2018, Effect Of Employee Relations On Employee Performance And Organizational Performance–Study Of Small Organizations In Tanzania Employee relations are one of the key fundamental elements of organizational performance, prosperity and sustainability. Good employee relations results in highly committed, motivated and loyal employees in the organizations. The aim of this paper is to examine the effect of employee relations on employee performance and organizational performance and at the same time identify various employee relations practices used by small organizations in Tanzania. The study adopted a cross-sectional survey research design and used a stratified random sampling technique to select a sample size of 387respondents from selected small organizations in Tanzania. Data was collected using structured questionnaires and interviews and analyzed using descriptive statistics and correlation analysis and the results presented using tables. The findings of the study show that small organizations in Tanzania are aware of the benefits of maintaining good employee relations and correct remedial actions taken to minimize poor employee relations in the organization. The findings further indicate a positive significant relationship between employee relations and employee performance as well as between employee relations and organization performance. Moreover, the findings reveal the use of unfair labour practices in small organizations in Tanzania. The study recommends that small organizations in Tanzania should focus more on implementing fair labour practices and building effective and sustainable employee relations that will ensure their growth and survival.</w:t>
      </w:r>
    </w:p>
    <w:p w14:paraId="452E132A">
      <w:pPr>
        <w:shd w:val="clear" w:color="auto" w:fill="FFFFFF"/>
        <w:spacing w:after="0" w:line="240" w:lineRule="auto"/>
        <w:jc w:val="both"/>
      </w:pPr>
    </w:p>
    <w:p w14:paraId="31F24560">
      <w:pPr>
        <w:shd w:val="clear" w:color="auto" w:fill="FFFFFF"/>
        <w:spacing w:after="0" w:line="240" w:lineRule="auto"/>
        <w:jc w:val="both"/>
        <w:rPr>
          <w:rFonts w:hint="default" w:ascii="Times New Roman" w:hAnsi="Times New Roman" w:cs="Times New Roman"/>
        </w:rPr>
      </w:pPr>
      <w:r>
        <w:rPr>
          <w:rFonts w:hint="default" w:ascii="Times New Roman" w:hAnsi="Times New Roman" w:cs="Times New Roman"/>
        </w:rPr>
        <w:t>Lebo et al,. (2026) effect of employee relations on employee performance. A study of processing firms in cross river state, The study examined the effect of employee relations on employee performance. Three (3) objectives were formulated for the study. The data for this study were derived through a crosssectional survey design. Cross-section survey uses questionnaire to collect data from a population in a systematic way and explores the relationship between dependent and independent variables. The study on effect of employee relations on employee performance is carried out in three senatorial districts in Cross River State. This includes South, Central and Northern Senatorial Districts. The target population of the study comprised selected processing firms in Cross River State. The population of the study was as follows: Lafarge (120) employees, Honey Feed Company Limited (80) employees, Aje Ndoma Nigeria Enterprise (76) employees. Stratified sampling technique was employed in this study. The study adopted census population of two hundred and seventy three (276). Data for this study were primary sources. Multiple regression was employed as a statistical tool in the study. Based on the empirical results, the study revealed that effective communication has a positive significant effect on employee performance. It also showed that employee engagement has a positive significant effect on employee performance. Conflict resolution has a positive significant effect on employee performance The study recommended that organisations should prioritise effective communication strategies, implement structured employee engagement and recognition programs, and adopt robust conflict resolution mechanisms to foster a supportive and productive work environment.</w:t>
      </w:r>
    </w:p>
    <w:p w14:paraId="2CA61AB4">
      <w:pPr>
        <w:shd w:val="clear" w:color="auto" w:fill="FFFFFF"/>
        <w:spacing w:after="0" w:line="240" w:lineRule="auto"/>
        <w:jc w:val="both"/>
      </w:pPr>
    </w:p>
    <w:p w14:paraId="353D7960">
      <w:pPr>
        <w:shd w:val="clear" w:color="auto" w:fill="FFFFFF"/>
        <w:spacing w:after="0" w:line="240" w:lineRule="auto"/>
        <w:jc w:val="both"/>
        <w:rPr>
          <w:rFonts w:hint="default" w:ascii="Times New Roman" w:hAnsi="Times New Roman" w:cs="Times New Roman"/>
        </w:rPr>
      </w:pPr>
      <w:r>
        <w:rPr>
          <w:rFonts w:hint="default" w:ascii="Times New Roman" w:hAnsi="Times New Roman" w:cs="Times New Roman"/>
        </w:rPr>
        <w:t>Achilike et a;. (2024) employee relations and its impact on organizational performance (a study of Ecobank plc Yola, Adamawa state, Nigeria This study focused on employee relationships and organisationalperformance: a  case  study  of  Ecobank  Nig  Plc.    The  study  sought  to  investigate  the  relationship  between employee relations and its effects onorganisationalperformance. This study adopted a survey method using questionnaires as the instrument for data collection.  Data were analysedusing Pearson’s Moment correlations with the help of SPSS Social Science package version 21. Findings showed that healthy relationships havesignificant positive correlation with employee relationships (r = 1.00, p&lt;.05). The promotion of effective communication among employees has a positive correlation with employee relationships (r = ‘396, p&lt;.05). The application of emotional intelligence has a significant positive correlation with employee relationships (r = .686,  p&lt;.05).    The  ability  to  maintain  harmonious  relationships  is  very  important  for  the survival,  prosperity  and  growth  of  any  business  and  creating  good  and  healthy  employee relationships  lead  to  better  performance.  Focusing  on  building  an  effective  and  sustainable employee  relationship  is  critical  for the growth  and  realization  of  organizational  objectives, creation of a convivial work environment and constant connection with employees enhances employees’  work  performance.  Furthermore,  the  creation  of  recreational  activities  for employees  occasionally  promotes  serious  bonds  among  employees.  Finally,  maintaining  a positive  attitude  towards  employees  and  maintaining  effective  communication  channels encourage understanding and learning among employees.</w:t>
      </w:r>
    </w:p>
    <w:p w14:paraId="226753DC">
      <w:pPr>
        <w:shd w:val="clear" w:color="auto" w:fill="FFFFFF"/>
        <w:spacing w:after="0" w:line="240" w:lineRule="auto"/>
        <w:jc w:val="both"/>
      </w:pPr>
    </w:p>
    <w:p w14:paraId="7DE07DAB">
      <w:pPr>
        <w:shd w:val="clear" w:color="auto" w:fill="FFFFFF"/>
        <w:spacing w:after="0" w:line="240" w:lineRule="auto"/>
        <w:jc w:val="both"/>
      </w:pPr>
    </w:p>
    <w:p w14:paraId="05D1A4E8">
      <w:pPr>
        <w:shd w:val="clear" w:color="auto" w:fill="FFFFFF"/>
        <w:spacing w:after="0" w:line="240" w:lineRule="auto"/>
        <w:jc w:val="both"/>
        <w:rPr>
          <w:rFonts w:hint="default" w:ascii="Times New Roman" w:hAnsi="Times New Roman" w:cs="Times New Roman"/>
        </w:rPr>
      </w:pPr>
      <w:r>
        <w:rPr>
          <w:rFonts w:hint="default" w:ascii="Times New Roman" w:hAnsi="Times New Roman" w:cs="Times New Roman"/>
        </w:rPr>
        <w:t xml:space="preserve">Hagenimana, T., Ngui, T. &amp; Mulili, B. (2018), Influence of Employee Relations on Organizational Performance: The Case of Nyamasheke District, Rwanda. Journal of Human Resource &amp; Leadership. Vol 2(3) pp. 61-86. Employees are among an organization's most important resources and coined as most valuable assets. It involves maintaining a work environment that satisfies the needs of individual employees and management. An effective employee relation involves creating and cultivating a motivated and productive workforce. Happy employees are the Potentials employees and happy employees are always productive employees. The Study was confined within the district of Nyamasheke one of districts of Rwanda. The study employed a descriptive research design. The target population for this study was employees of Nyamasheke district. As local government, they are in a position to give reliable information on Influence of employee relations on organization performance. The sample was 63 respondents all employees of district‘s office. Data was collected mainly by use of questionnaires. </w:t>
      </w:r>
      <w:r>
        <w:t xml:space="preserve">The </w:t>
      </w:r>
      <w:r>
        <w:rPr>
          <w:rFonts w:hint="default" w:ascii="Times New Roman" w:hAnsi="Times New Roman" w:cs="Times New Roman"/>
        </w:rPr>
        <w:t>data was analyzed using quantitative research techniques with the help of SPSS, was presented into frequency distributions, pie chart, tables, means and percentages. Further, inferential analysis such as Pearson’s correlation was performed to establish relationships among study variables, while regression analysis was done to establish the effect of independent variables on the dependent variable. The study revealed that there was a relationship between the independent variables: employee communication, employee health and safety, employee bargaining, and conflict resolution and the dependent variable organisation performance. The study concludes that there is a relationship between independent variables and dependent variable. The study recommends that all employers have to develop effective communication to provide frequent pertinent information and create avenues for suggestions, opinions, and feedback from staff. Conflicts have both negative and positive effects, the employer and the employees should work towards achieving the positive effects rather than the negative. Another recommendation is that all employees take responsibility to perform at work for organisation satisfaction</w:t>
      </w:r>
    </w:p>
    <w:p w14:paraId="67B78034">
      <w:pPr>
        <w:shd w:val="clear" w:color="auto" w:fill="FFFFFF"/>
        <w:spacing w:after="0" w:line="240" w:lineRule="auto"/>
        <w:jc w:val="both"/>
      </w:pPr>
    </w:p>
    <w:p w14:paraId="6EA75CA8">
      <w:pPr>
        <w:shd w:val="clear" w:color="auto" w:fill="FFFFFF"/>
        <w:spacing w:after="0" w:line="240" w:lineRule="auto"/>
        <w:jc w:val="both"/>
      </w:pPr>
    </w:p>
    <w:p w14:paraId="36ECC4DC">
      <w:pPr>
        <w:shd w:val="clear" w:color="auto" w:fill="FFFFFF"/>
        <w:spacing w:after="0" w:line="240" w:lineRule="auto"/>
        <w:jc w:val="both"/>
      </w:pPr>
    </w:p>
    <w:p w14:paraId="6C782929">
      <w:pPr>
        <w:shd w:val="clear" w:color="auto" w:fill="FFFFFF"/>
        <w:spacing w:after="0" w:line="240" w:lineRule="auto"/>
        <w:jc w:val="both"/>
      </w:pPr>
    </w:p>
    <w:p w14:paraId="3F9918D5">
      <w:pPr>
        <w:shd w:val="clear" w:color="auto" w:fill="FFFFFF"/>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Human Resource Management Research 2017, 7(2): 90-96. The focus of this study is to gain an insight about the effect of Employee Relationship Management (ERM) on the employee’s performance at private commercial banks in Bangladesh. For conducting this study 85 full time bank employees were selected from 15 different private commercial banks. The questionnaire was developed by using a five point Likert scale. In this study some statistical measures such as correlation and regression analysis is used to examine employee’s performance. This study reveals that all ERM components such as Human Resources Practices, Leadership Styles and Shared Goals /Values have more significant impact on employee’s performance on the other hand Communication and Trust have the moderate impact on employee’s performance of the bank. So, these ERM components should be properly addressed and practiced by the banks for improving its employee’s performance</w:t>
      </w:r>
    </w:p>
    <w:p w14:paraId="723EB8B9">
      <w:pPr>
        <w:shd w:val="clear" w:color="auto" w:fill="FFFFFF"/>
        <w:spacing w:after="0" w:line="240" w:lineRule="auto"/>
        <w:jc w:val="both"/>
      </w:pPr>
    </w:p>
    <w:p w14:paraId="494F8AB0">
      <w:pPr>
        <w:shd w:val="clear" w:color="auto" w:fill="FFFFFF"/>
        <w:spacing w:after="0" w:line="240" w:lineRule="auto"/>
        <w:jc w:val="both"/>
      </w:pPr>
    </w:p>
    <w:p w14:paraId="092A337C">
      <w:pPr>
        <w:shd w:val="clear" w:color="auto" w:fill="FFFFFF"/>
        <w:spacing w:after="0" w:line="240" w:lineRule="auto"/>
        <w:jc w:val="both"/>
      </w:pPr>
    </w:p>
    <w:p w14:paraId="035E3DAE">
      <w:pPr>
        <w:shd w:val="clear" w:color="auto" w:fill="FFFFFF"/>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(Molm, 2011). (Gouldner, 2000), As per Stafford (2008), Worker relations are one of the key crucial components of hierarchical execution, thriving and supportability. Great worker relations bring about a profoundly dedicated, spurred and faithful representatives in the associations. The principal point of this investigation is to discover impact of worker relations on Association execution. The particular targets and exploration questions will be to set up the impact of worker inspiration on an association execution, impact of working conditions on representative execution in an association and discover the job of correspondence in Association execution. The research will be directed by the accompanying writing the necessities hypothesis of inspiration, Maslow's Theory requirements hypothesis and social trade hypothesis. The descriptive research design will be illustrative. The objective populace for the research will be 384 representatives of Kiambu county governments, in Kenya whereby 384 workers will be chosen to comprise the example for the research. For this reason, defined irregular inspecting technique will be utilized. The philosophy will take a gander at the exploration configuration, study region and populace, the examining techniques and the example, instruments of information assortment, legitimacy and unwavering quality of research instruments, information assortment methodology and strategies for information investigation. The investigation will incline toward a blended research plan. The survey will be utilized as the principle method of information assortment. The information will be examined using graphic measurements. ANOVA, t-test, Pearson relationship, Chi-square (x2), p-qualities and coefficient of assurance will be utilized in the information investigation. Information will be introduced utilizing tables, figures, diagrams, recurrence tables, pie outlines and utilization of histograms, recurrence polygons and bar graphs. This research is probably going to profit the administration of province governments in advancing great mechanical relations among them and their workers.</w:t>
      </w:r>
    </w:p>
    <w:p w14:paraId="0C918901">
      <w:pPr>
        <w:shd w:val="clear" w:color="auto" w:fill="FFFFFF"/>
        <w:spacing w:after="0" w:line="240" w:lineRule="auto"/>
      </w:pPr>
    </w:p>
    <w:p w14:paraId="0084FEA7">
      <w:pPr>
        <w:shd w:val="clear" w:color="auto" w:fill="FFFFFF"/>
        <w:spacing w:after="0" w:line="240" w:lineRule="auto"/>
      </w:pPr>
    </w:p>
    <w:p w14:paraId="2B79BB6F">
      <w:pPr>
        <w:shd w:val="clear" w:color="auto" w:fill="FFFFFF"/>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Halim &amp; Sefer (2013), The purpose of this research is to measure the performance of the employees who work in the service facilities. With a survey, 500 qualified observations from the universe of 20 000 was conducted. Statistical analyses techniques were used. Salary, employee relationship, job satisfaction, promotion and title haven’t impact on employee performance. It has determined that institutional belonging and motivation have an impact on employee performance. According to this, one unit change in institutional belonging and motivation gives rise to 0.556 unit rise in employee performance. Budget hasn’t impact a statistically on employee performance. Administration has a statistically impact on employee performance. On the one hand, one unit change in administrative view gives rise to 0.140 unit rise in employee performance. Physical working environment has an impact on employee performance. On the other hand, one unit change in physical working environment gives rise to 0.158 unit fall in employee performance. This study is limited to one state bank under investigation; therefore further research needs to be extended to other private and state banks. Executives could use the results of the research to resolve practical dilemmas by giving priority to the areas of measuring performance of the employees who work in the service facilities. While the paper shows salary, employee relationship, job satisfaction, promotion and title haven’t impact on employee performance but institutional belonging and motivation have an impact on employee performance</w:t>
      </w:r>
    </w:p>
    <w:p w14:paraId="5D637C31">
      <w:pPr>
        <w:shd w:val="clear" w:color="auto" w:fill="FFFFFF"/>
        <w:spacing w:after="0" w:line="240" w:lineRule="auto"/>
        <w:rPr>
          <w:rFonts w:ascii="Times New Roman" w:hAnsi="Times New Roman" w:eastAsia="Times New Roman" w:cs="Times New Roman"/>
          <w:color w:val="222222"/>
          <w:sz w:val="24"/>
          <w:szCs w:val="24"/>
        </w:rPr>
      </w:pPr>
    </w:p>
    <w:p w14:paraId="7D90E599">
      <w:pPr>
        <w:shd w:val="clear" w:color="auto" w:fill="FFFFFF"/>
        <w:spacing w:after="0" w:line="240" w:lineRule="auto"/>
        <w:rPr>
          <w:rFonts w:ascii="Times New Roman" w:hAnsi="Times New Roman" w:eastAsia="Times New Roman" w:cs="Times New Roman"/>
          <w:color w:val="222222"/>
          <w:sz w:val="24"/>
          <w:szCs w:val="24"/>
        </w:rPr>
      </w:pPr>
    </w:p>
    <w:p w14:paraId="393F0722">
      <w:pPr>
        <w:shd w:val="clear" w:color="auto" w:fill="FFFFFF"/>
        <w:spacing w:after="0" w:line="240" w:lineRule="auto"/>
        <w:jc w:val="both"/>
        <w:rPr>
          <w:rFonts w:hint="default" w:ascii="Times New Roman" w:hAnsi="Times New Roman" w:cs="Times New Roman"/>
          <w:sz w:val="24"/>
          <w:szCs w:val="24"/>
        </w:rPr>
      </w:pPr>
      <w:r>
        <w:rPr>
          <w:rFonts w:hint="default"/>
          <w:lang w:val="en-US" w:eastAsia="zh-CN"/>
        </w:rPr>
        <w:t>A</w:t>
      </w:r>
      <w:r>
        <w:rPr>
          <w:rFonts w:hint="default" w:ascii="Times New Roman" w:hAnsi="Times New Roman" w:cs="Times New Roman"/>
          <w:sz w:val="24"/>
          <w:szCs w:val="24"/>
          <w:lang w:val="en-US" w:eastAsia="zh-CN"/>
        </w:rPr>
        <w:t xml:space="preserve">bbas, Q., &amp; Yaqoob, S. (2020), This study examined the effect of the working environment on employee performance at the Ministry of State, President‟s Office, Regional Administration </w:t>
      </w:r>
    </w:p>
    <w:p w14:paraId="269EC8DB">
      <w:pPr>
        <w:shd w:val="clear" w:color="auto" w:fill="FFFFFF"/>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 xml:space="preserve">and Local Government, Zanzibar. It focused on three objectives: assessing the effect </w:t>
      </w:r>
    </w:p>
    <w:p w14:paraId="7C723D6B">
      <w:pPr>
        <w:shd w:val="clear" w:color="auto" w:fill="FFFFFF"/>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 xml:space="preserve">of physical factors, psychological factors (motivation and job satisfaction), and </w:t>
      </w:r>
    </w:p>
    <w:p w14:paraId="5B536578">
      <w:pPr>
        <w:shd w:val="clear" w:color="auto" w:fill="FFFFFF"/>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 xml:space="preserve">social factors (workplace relationships and communication) on performance. Guided </w:t>
      </w:r>
    </w:p>
    <w:p w14:paraId="727BD9FD">
      <w:pPr>
        <w:shd w:val="clear" w:color="auto" w:fill="FFFFFF"/>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 xml:space="preserve">by Herzberg‟s Two-Factor Theory, the study used a positivist philosophy, </w:t>
      </w:r>
    </w:p>
    <w:p w14:paraId="00105EB8">
      <w:pPr>
        <w:shd w:val="clear" w:color="auto" w:fill="FFFFFF"/>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 xml:space="preserve">quantitative approach, and explanatory design with a case study strategy. A sample </w:t>
      </w:r>
    </w:p>
    <w:p w14:paraId="4DD343A7">
      <w:pPr>
        <w:shd w:val="clear" w:color="auto" w:fill="FFFFFF"/>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 xml:space="preserve">of 169 respondents was drawn from a population of 300 through stratified and </w:t>
      </w:r>
    </w:p>
    <w:p w14:paraId="45A333EC">
      <w:pPr>
        <w:shd w:val="clear" w:color="auto" w:fill="FFFFFF"/>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 xml:space="preserve">simple random sampling. Data were collected via structured questionnaires and </w:t>
      </w:r>
    </w:p>
    <w:p w14:paraId="704B8421">
      <w:pPr>
        <w:shd w:val="clear" w:color="auto" w:fill="FFFFFF"/>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 xml:space="preserve">analyzed using descriptive statistics and multiple regression. Results showed that </w:t>
      </w:r>
    </w:p>
    <w:p w14:paraId="745BFEF5">
      <w:pPr>
        <w:shd w:val="clear" w:color="auto" w:fill="FFFFFF"/>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 xml:space="preserve">physical, psychological, and social factors significantly and positively affected </w:t>
      </w:r>
    </w:p>
    <w:p w14:paraId="7BAC2A55">
      <w:pPr>
        <w:shd w:val="clear" w:color="auto" w:fill="FFFFFF"/>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 xml:space="preserve">performance, with physical factors having the strongest effect (β = 0.389, p &lt; 0.05), </w:t>
      </w:r>
    </w:p>
    <w:p w14:paraId="35589A19">
      <w:pPr>
        <w:shd w:val="clear" w:color="auto" w:fill="FFFFFF"/>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 xml:space="preserve">followed by psychological (β = 0.372) and social factors (β = 0.361). This suggests </w:t>
      </w:r>
    </w:p>
    <w:p w14:paraId="77953712">
      <w:pPr>
        <w:shd w:val="clear" w:color="auto" w:fill="FFFFFF"/>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 xml:space="preserve">that improvements in these areas are closely linked to enhanced performance. The </w:t>
      </w:r>
    </w:p>
    <w:p w14:paraId="1E0FADD1">
      <w:pPr>
        <w:shd w:val="clear" w:color="auto" w:fill="FFFFFF"/>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 xml:space="preserve">study concludes that improving physical conditions and fostering a supportive work </w:t>
      </w:r>
    </w:p>
    <w:p w14:paraId="454D345B">
      <w:pPr>
        <w:shd w:val="clear" w:color="auto" w:fill="FFFFFF"/>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 xml:space="preserve">culture with strong leadership, communication, and relationships is vital. It </w:t>
      </w:r>
    </w:p>
    <w:p w14:paraId="26DA357F">
      <w:pPr>
        <w:shd w:val="clear" w:color="auto" w:fill="FFFFFF"/>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 xml:space="preserve">recommends that public institutions, especially the Ministry, invest in infrastructure, </w:t>
      </w:r>
    </w:p>
    <w:p w14:paraId="17C1C10F">
      <w:pPr>
        <w:shd w:val="clear" w:color="auto" w:fill="FFFFFF"/>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 xml:space="preserve">implement motivation and recognition programs, and promote social cohesion </w:t>
      </w:r>
    </w:p>
    <w:p w14:paraId="12F12C89">
      <w:pPr>
        <w:shd w:val="clear" w:color="auto" w:fill="FFFFFF"/>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 xml:space="preserve">through training and inclusive leadership to sustain high employee performance and </w:t>
      </w:r>
    </w:p>
    <w:p w14:paraId="72DDABE9">
      <w:pPr>
        <w:shd w:val="clear" w:color="auto" w:fill="FFFFFF"/>
        <w:spacing w:after="0" w:line="240" w:lineRule="auto"/>
        <w:jc w:val="both"/>
      </w:pPr>
      <w:r>
        <w:rPr>
          <w:rFonts w:hint="default"/>
          <w:lang w:val="en-US" w:eastAsia="zh-CN"/>
        </w:rPr>
        <w:t>well-being.</w:t>
      </w:r>
    </w:p>
    <w:p w14:paraId="79DB171A">
      <w:pPr>
        <w:shd w:val="clear" w:color="auto" w:fill="FFFFFF"/>
        <w:spacing w:after="0" w:line="240" w:lineRule="auto"/>
        <w:jc w:val="both"/>
      </w:pPr>
    </w:p>
    <w:p w14:paraId="050B174D">
      <w:pPr>
        <w:shd w:val="clear" w:color="auto" w:fill="FFFFFF"/>
        <w:spacing w:after="0" w:line="240" w:lineRule="auto"/>
        <w:jc w:val="both"/>
        <w:rPr>
          <w:rFonts w:hint="default" w:ascii="Times New Roman" w:hAnsi="Times New Roman" w:eastAsia="Times New Roman" w:cs="Times New Roman"/>
          <w:color w:val="222222"/>
          <w:sz w:val="24"/>
          <w:szCs w:val="24"/>
        </w:rPr>
      </w:pPr>
      <w:r>
        <w:rPr>
          <w:rFonts w:hint="default" w:ascii="Times New Roman" w:hAnsi="Times New Roman" w:cs="Times New Roman"/>
          <w:sz w:val="24"/>
          <w:szCs w:val="24"/>
        </w:rPr>
        <w:t xml:space="preserve">Muhammadiyah, Samarinda, 75124, Indonesia (2024), This study aims to determine and analyze the effect of Employee Relations on Employee Performance through Work Motivation at the East Kalimantan Provincial Forestry Service. The population of this study were employees of the East Kalimantan Provincial Forestry Service. This research uses descriptive quantitative type. This study obtained a sample of 156 respondents who were taken by Krejcie and Morgan method using random sampling or all positions in the East Kalimantan Provincial Forestry Service. The data collection technique in this study used a questionnaire in the form of a Google Form. The data processing method in this study is to use IBM SPSS Version 26 and SmartPLS software version 4.0.2. The results of this study indicate that employee relations have a positive and significant effect on employee performance, employee relations have a positive and significant effect on work motivation, work motivation has a positive and significant effect on employee </w:t>
      </w:r>
      <w:r>
        <w:rPr>
          <w:rFonts w:hint="default" w:ascii="Times New Roman" w:hAnsi="Times New Roman" w:eastAsia="Times New Roman" w:cs="Times New Roman"/>
          <w:color w:val="222222"/>
          <w:sz w:val="24"/>
          <w:szCs w:val="24"/>
        </w:rPr>
        <w:t>performance, and employee relations have a positive and significant effect on employee performance through work motivation.</w:t>
      </w:r>
    </w:p>
    <w:p w14:paraId="59B65E26">
      <w:pPr>
        <w:shd w:val="clear" w:color="auto" w:fill="FFFFFF"/>
        <w:spacing w:after="0" w:line="240" w:lineRule="auto"/>
        <w:rPr>
          <w:rFonts w:ascii="Times New Roman" w:hAnsi="Times New Roman" w:eastAsia="Times New Roman" w:cs="Times New Roman"/>
          <w:color w:val="222222"/>
          <w:sz w:val="24"/>
          <w:szCs w:val="24"/>
        </w:rPr>
      </w:pPr>
    </w:p>
    <w:p w14:paraId="6B52A7FC">
      <w:pPr>
        <w:shd w:val="clear" w:color="auto" w:fill="FFFFFF"/>
        <w:spacing w:after="0" w:line="240" w:lineRule="auto"/>
        <w:rPr>
          <w:rFonts w:hint="default" w:ascii="Times New Roman" w:hAnsi="Times New Roman" w:eastAsia="Times New Roman" w:cs="Times New Roman"/>
          <w:color w:val="222222"/>
          <w:sz w:val="24"/>
          <w:szCs w:val="24"/>
        </w:rPr>
      </w:pPr>
      <w:r>
        <w:rPr>
          <w:rFonts w:hint="default" w:ascii="Times New Roman" w:hAnsi="Times New Roman" w:eastAsia="SimSun" w:cs="Times New Roman"/>
          <w:sz w:val="24"/>
          <w:szCs w:val="24"/>
        </w:rPr>
        <w:t>Hany Aly Shared</w:t>
      </w:r>
      <w:r>
        <w:rPr>
          <w:rFonts w:hint="default" w:ascii="Times New Roman" w:hAnsi="Times New Roman" w:eastAsia="SimSun" w:cs="Times New Roman"/>
          <w:sz w:val="24"/>
          <w:szCs w:val="24"/>
          <w:lang w:val="en-US"/>
        </w:rPr>
        <w:t xml:space="preserve">, 2019, </w:t>
      </w:r>
      <w:r>
        <w:rPr>
          <w:rFonts w:hint="default" w:ascii="Times New Roman" w:hAnsi="Times New Roman" w:eastAsia="SimSun" w:cs="Times New Roman"/>
          <w:sz w:val="24"/>
          <w:szCs w:val="24"/>
        </w:rPr>
        <w:t>E-Service has become of great importance to both companies and</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researchers alike during the last decade. So, E-Service helping the banks in building a good relation-ship with their customers. However, The main aims of this study are to investigate. Does E-Service Quality affect E-Customer Satisfaction in Egyptian Banks? the study collected 140 surveys from respondents who use online service in different branches banks located in Cairo City in Egypt. Factor analysis has shown a significant impact between e-service quality and e-customer satisfaction. The regression analysis showed a significant correlation between all the variables of the e-service quality and e-customer satisfaction except Empathy.</w:t>
      </w:r>
    </w:p>
    <w:p w14:paraId="656C6823">
      <w:pPr>
        <w:shd w:val="clear" w:color="auto" w:fill="FFFFFF"/>
        <w:spacing w:after="0" w:line="240" w:lineRule="auto"/>
        <w:rPr>
          <w:rFonts w:ascii="Times New Roman" w:hAnsi="Times New Roman" w:eastAsia="Times New Roman" w:cs="Times New Roman"/>
          <w:color w:val="222222"/>
          <w:sz w:val="24"/>
          <w:szCs w:val="24"/>
        </w:rPr>
      </w:pPr>
    </w:p>
    <w:p w14:paraId="64E24578">
      <w:pPr>
        <w:shd w:val="clear" w:color="auto" w:fill="FFFFFF"/>
        <w:spacing w:after="0" w:line="240" w:lineRule="auto"/>
        <w:rPr>
          <w:rFonts w:ascii="Times New Roman" w:hAnsi="Times New Roman" w:eastAsia="Times New Roman" w:cs="Times New Roman"/>
          <w:color w:val="222222"/>
          <w:sz w:val="24"/>
          <w:szCs w:val="24"/>
        </w:rPr>
      </w:pPr>
    </w:p>
    <w:p w14:paraId="1E7B854A">
      <w:pPr>
        <w:shd w:val="clear" w:color="auto" w:fill="FFFFFF"/>
        <w:spacing w:after="0" w:line="360" w:lineRule="auto"/>
        <w:jc w:val="both"/>
        <w:rPr>
          <w:rFonts w:ascii="Times New Roman" w:hAnsi="Times New Roman" w:eastAsia="Times New Roman" w:cs="Times New Roman"/>
          <w:color w:val="222222"/>
          <w:sz w:val="24"/>
          <w:szCs w:val="24"/>
        </w:rPr>
      </w:pPr>
    </w:p>
    <w:p w14:paraId="0FFA8CBE">
      <w:pPr>
        <w:shd w:val="clear" w:color="auto" w:fill="FFFFFF"/>
        <w:spacing w:after="0" w:line="360" w:lineRule="auto"/>
        <w:jc w:val="both"/>
        <w:rPr>
          <w:rFonts w:ascii="Times New Roman" w:hAnsi="Times New Roman" w:eastAsia="Times New Roman" w:cs="Times New Roman"/>
          <w:color w:val="222222"/>
          <w:sz w:val="24"/>
          <w:szCs w:val="24"/>
        </w:rPr>
      </w:pPr>
    </w:p>
    <w:p w14:paraId="06BE0E7F">
      <w:pPr>
        <w:shd w:val="clear" w:color="auto" w:fill="FFFFFF"/>
        <w:spacing w:after="0" w:line="360" w:lineRule="auto"/>
        <w:jc w:val="both"/>
        <w:rPr>
          <w:rFonts w:ascii="Times New Roman" w:hAnsi="Times New Roman" w:eastAsia="Times New Roman" w:cs="Times New Roman"/>
          <w:color w:val="222222"/>
          <w:sz w:val="24"/>
          <w:szCs w:val="24"/>
        </w:rPr>
      </w:pPr>
    </w:p>
    <w:p w14:paraId="45610474">
      <w:pPr>
        <w:shd w:val="clear" w:color="auto" w:fill="FFFFFF"/>
        <w:spacing w:after="0" w:line="360" w:lineRule="auto"/>
        <w:jc w:val="both"/>
        <w:rPr>
          <w:rFonts w:ascii="Times New Roman" w:hAnsi="Times New Roman" w:eastAsia="Times New Roman" w:cs="Times New Roman"/>
          <w:color w:val="222222"/>
          <w:sz w:val="24"/>
          <w:szCs w:val="24"/>
        </w:rPr>
      </w:pPr>
    </w:p>
    <w:p w14:paraId="40215668">
      <w:pPr>
        <w:shd w:val="clear" w:color="auto" w:fill="FFFFFF"/>
        <w:spacing w:after="0" w:line="360" w:lineRule="auto"/>
        <w:jc w:val="both"/>
        <w:rPr>
          <w:rFonts w:ascii="Times New Roman" w:hAnsi="Times New Roman" w:eastAsia="Times New Roman" w:cs="Times New Roman"/>
          <w:color w:val="222222"/>
          <w:sz w:val="24"/>
          <w:szCs w:val="24"/>
        </w:rPr>
      </w:pPr>
    </w:p>
    <w:p w14:paraId="39BBD227">
      <w:pPr>
        <w:shd w:val="clear" w:color="auto" w:fill="FFFFFF"/>
        <w:spacing w:after="0" w:line="360" w:lineRule="auto"/>
        <w:jc w:val="both"/>
        <w:rPr>
          <w:rFonts w:ascii="Times New Roman" w:hAnsi="Times New Roman" w:eastAsia="Times New Roman" w:cs="Times New Roman"/>
          <w:color w:val="222222"/>
          <w:sz w:val="24"/>
          <w:szCs w:val="24"/>
        </w:rPr>
      </w:pPr>
    </w:p>
    <w:p w14:paraId="267511EB">
      <w:pPr>
        <w:shd w:val="clear" w:color="auto" w:fill="FFFFFF"/>
        <w:spacing w:after="0" w:line="360" w:lineRule="auto"/>
        <w:jc w:val="both"/>
        <w:rPr>
          <w:rFonts w:ascii="Times New Roman" w:hAnsi="Times New Roman" w:eastAsia="Times New Roman" w:cs="Times New Roman"/>
          <w:color w:val="222222"/>
          <w:sz w:val="24"/>
          <w:szCs w:val="24"/>
        </w:rPr>
      </w:pPr>
      <w:bookmarkStart w:id="1" w:name="_GoBack"/>
      <w:bookmarkEnd w:id="1"/>
    </w:p>
    <w:p w14:paraId="33021DB1">
      <w:pPr>
        <w:shd w:val="clear" w:color="auto" w:fill="FFFFFF"/>
        <w:spacing w:after="0" w:line="360" w:lineRule="auto"/>
        <w:jc w:val="both"/>
        <w:rPr>
          <w:rFonts w:ascii="Times New Roman" w:hAnsi="Times New Roman" w:eastAsia="Times New Roman" w:cs="Times New Roman"/>
          <w:color w:val="222222"/>
          <w:sz w:val="24"/>
          <w:szCs w:val="24"/>
        </w:rPr>
      </w:pPr>
    </w:p>
    <w:p w14:paraId="5A61E1E2">
      <w:pPr>
        <w:shd w:val="clear" w:color="auto" w:fill="FFFFFF"/>
        <w:spacing w:after="0" w:line="360" w:lineRule="auto"/>
        <w:jc w:val="both"/>
        <w:rPr>
          <w:rFonts w:ascii="Times New Roman" w:hAnsi="Times New Roman" w:eastAsia="Times New Roman" w:cs="Times New Roman"/>
          <w:color w:val="222222"/>
          <w:sz w:val="24"/>
          <w:szCs w:val="24"/>
        </w:rPr>
      </w:pPr>
    </w:p>
    <w:p w14:paraId="03B5216F">
      <w:pPr>
        <w:shd w:val="clear" w:color="auto" w:fill="FFFFFF"/>
        <w:spacing w:after="0" w:line="360" w:lineRule="auto"/>
        <w:jc w:val="both"/>
        <w:rPr>
          <w:rFonts w:ascii="Times New Roman" w:hAnsi="Times New Roman" w:eastAsia="Times New Roman" w:cs="Times New Roman"/>
          <w:color w:val="222222"/>
          <w:sz w:val="24"/>
          <w:szCs w:val="24"/>
        </w:rPr>
      </w:pPr>
    </w:p>
    <w:p w14:paraId="56D03F9E">
      <w:pPr>
        <w:shd w:val="clear" w:color="auto" w:fill="FFFFFF"/>
        <w:spacing w:after="0" w:line="360" w:lineRule="auto"/>
        <w:jc w:val="both"/>
        <w:rPr>
          <w:rFonts w:ascii="Times New Roman" w:hAnsi="Times New Roman" w:eastAsia="Times New Roman" w:cs="Times New Roman"/>
          <w:color w:val="222222"/>
          <w:sz w:val="24"/>
          <w:szCs w:val="24"/>
        </w:rPr>
      </w:pPr>
    </w:p>
    <w:p w14:paraId="0E257541">
      <w:pPr>
        <w:shd w:val="clear" w:color="auto" w:fill="FFFFFF"/>
        <w:spacing w:after="0" w:line="360" w:lineRule="auto"/>
        <w:jc w:val="both"/>
        <w:rPr>
          <w:rFonts w:ascii="Times New Roman" w:hAnsi="Times New Roman" w:eastAsia="Times New Roman" w:cs="Times New Roman"/>
          <w:color w:val="222222"/>
          <w:sz w:val="24"/>
          <w:szCs w:val="24"/>
        </w:rPr>
      </w:pPr>
    </w:p>
    <w:p w14:paraId="2901049A">
      <w:pPr>
        <w:shd w:val="clear" w:color="auto" w:fill="FFFFFF"/>
        <w:spacing w:after="0" w:line="360" w:lineRule="auto"/>
        <w:jc w:val="both"/>
        <w:rPr>
          <w:rFonts w:ascii="Times New Roman" w:hAnsi="Times New Roman" w:eastAsia="Times New Roman" w:cs="Times New Roman"/>
          <w:color w:val="222222"/>
          <w:sz w:val="24"/>
          <w:szCs w:val="24"/>
        </w:rPr>
      </w:pPr>
    </w:p>
    <w:p w14:paraId="271A40BE">
      <w:pPr>
        <w:shd w:val="clear" w:color="auto" w:fill="FFFFFF"/>
        <w:spacing w:after="0" w:line="360" w:lineRule="auto"/>
        <w:jc w:val="both"/>
        <w:rPr>
          <w:rFonts w:ascii="Times New Roman" w:hAnsi="Times New Roman" w:eastAsia="Times New Roman" w:cs="Times New Roman"/>
          <w:color w:val="222222"/>
          <w:sz w:val="24"/>
          <w:szCs w:val="24"/>
        </w:rPr>
      </w:pPr>
    </w:p>
    <w:p w14:paraId="22285D3A">
      <w:pPr>
        <w:rPr>
          <w:rFonts w:ascii="Times New Roman" w:hAnsi="Times New Roman" w:cs="Times New Roman"/>
          <w:sz w:val="24"/>
          <w:szCs w:val="24"/>
        </w:rPr>
      </w:pPr>
    </w:p>
    <w:sectPr>
      <w:footerReference r:id="rId7" w:type="first"/>
      <w:pgSz w:w="12240" w:h="15840"/>
      <w:pgMar w:top="1440" w:right="1440" w:bottom="1440" w:left="1440" w:header="720" w:footer="720" w:gutter="0"/>
      <w:pgNumType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Montserrat-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Raleway-Medium">
    <w:altName w:val="Segoe Print"/>
    <w:panose1 w:val="00000000000000000000"/>
    <w:charset w:val="00"/>
    <w:family w:val="auto"/>
    <w:pitch w:val="default"/>
    <w:sig w:usb0="00000000" w:usb1="00000000" w:usb2="00000000" w:usb3="00000000" w:csb0="00000000" w:csb1="00000000"/>
  </w:font>
  <w:font w:name="TimesNewRomanPS-BoldMT">
    <w:altName w:val="Segoe Print"/>
    <w:panose1 w:val="00000000000000000000"/>
    <w:charset w:val="00"/>
    <w:family w:val="auto"/>
    <w:pitch w:val="default"/>
    <w:sig w:usb0="00000000" w:usb1="00000000" w:usb2="00000000" w:usb3="00000000" w:csb0="00000000" w:csb1="00000000"/>
  </w:font>
  <w:font w:name="TimesNewRomanPS-ItalicM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53619749"/>
      <w:docPartObj>
        <w:docPartGallery w:val="autotext"/>
      </w:docPartObj>
    </w:sdtPr>
    <w:sdtContent>
      <w:p w14:paraId="6AAF8A50">
        <w:pPr>
          <w:pStyle w:val="6"/>
          <w:jc w:val="center"/>
        </w:pPr>
        <w:r>
          <w:fldChar w:fldCharType="begin"/>
        </w:r>
        <w:r>
          <w:instrText xml:space="preserve"> PAGE   \* MERGEFORMAT </w:instrText>
        </w:r>
        <w:r>
          <w:fldChar w:fldCharType="separate"/>
        </w:r>
        <w:r>
          <w:t>i</w:t>
        </w:r>
        <w:r>
          <w:fldChar w:fldCharType="end"/>
        </w:r>
      </w:p>
    </w:sdtContent>
  </w:sdt>
  <w:p w14:paraId="6B5A1F6A">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F5210C">
    <w:pPr>
      <w:pStyle w:val="6"/>
      <w:jc w:val="center"/>
    </w:pPr>
  </w:p>
  <w:p w14:paraId="53019868">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0BC6A9">
    <w:pPr>
      <w:pStyle w:val="6"/>
      <w:jc w:val="center"/>
    </w:pPr>
    <w:r>
      <w:fldChar w:fldCharType="begin"/>
    </w:r>
    <w:r>
      <w:instrText xml:space="preserve"> PAGE   \* MERGEFORMAT </w:instrText>
    </w:r>
    <w:r>
      <w:fldChar w:fldCharType="separate"/>
    </w:r>
    <w:r>
      <w:t>1</w:t>
    </w:r>
    <w:r>
      <w:fldChar w:fldCharType="end"/>
    </w:r>
  </w:p>
  <w:p w14:paraId="48D12679">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52C66C"/>
    <w:multiLevelType w:val="singleLevel"/>
    <w:tmpl w:val="BF52C66C"/>
    <w:lvl w:ilvl="0" w:tentative="0">
      <w:start w:val="1"/>
      <w:numFmt w:val="lowerRoman"/>
      <w:lvlText w:val="%1."/>
      <w:lvlJc w:val="left"/>
      <w:pPr>
        <w:tabs>
          <w:tab w:val="left" w:pos="425"/>
        </w:tabs>
        <w:ind w:left="425" w:leftChars="0" w:hanging="425" w:firstLineChars="0"/>
      </w:pPr>
      <w:rPr>
        <w:rFonts w:hint="default"/>
      </w:rPr>
    </w:lvl>
  </w:abstractNum>
  <w:abstractNum w:abstractNumId="1">
    <w:nsid w:val="DB71521E"/>
    <w:multiLevelType w:val="singleLevel"/>
    <w:tmpl w:val="DB71521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294A515F"/>
    <w:multiLevelType w:val="singleLevel"/>
    <w:tmpl w:val="294A515F"/>
    <w:lvl w:ilvl="0" w:tentative="0">
      <w:start w:val="1"/>
      <w:numFmt w:val="lowerLetter"/>
      <w:lvlText w:val="%1."/>
      <w:lvlJc w:val="left"/>
      <w:pPr>
        <w:tabs>
          <w:tab w:val="left" w:pos="425"/>
        </w:tabs>
        <w:ind w:left="425" w:leftChars="0" w:hanging="425" w:firstLineChars="0"/>
      </w:pPr>
      <w:rPr>
        <w:rFonts w:hint="default"/>
      </w:rPr>
    </w:lvl>
  </w:abstractNum>
  <w:abstractNum w:abstractNumId="3">
    <w:nsid w:val="2CEF1399"/>
    <w:multiLevelType w:val="multilevel"/>
    <w:tmpl w:val="2CEF139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95388A1"/>
    <w:multiLevelType w:val="multilevel"/>
    <w:tmpl w:val="595388A1"/>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4"/>
  </w:num>
  <w:num w:numId="2">
    <w:abstractNumId w:val="1"/>
  </w:num>
  <w:num w:numId="3">
    <w:abstractNumId w:val="3"/>
  </w:num>
  <w:num w:numId="4">
    <w:abstractNumId w:val="0"/>
  </w:num>
  <w:num w:numId="5">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PC">
    <w15:presenceInfo w15:providerId="None" w15:userId="P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trackRevisions w:val="1"/>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64D9"/>
    <w:rsid w:val="0000731E"/>
    <w:rsid w:val="00014095"/>
    <w:rsid w:val="00023A2D"/>
    <w:rsid w:val="00026F05"/>
    <w:rsid w:val="000344D9"/>
    <w:rsid w:val="00037E78"/>
    <w:rsid w:val="00044953"/>
    <w:rsid w:val="00057F64"/>
    <w:rsid w:val="00070AA9"/>
    <w:rsid w:val="00074658"/>
    <w:rsid w:val="000A45EF"/>
    <w:rsid w:val="000B411E"/>
    <w:rsid w:val="000C3B56"/>
    <w:rsid w:val="000D4B26"/>
    <w:rsid w:val="000E5CB0"/>
    <w:rsid w:val="000F2B80"/>
    <w:rsid w:val="001068C9"/>
    <w:rsid w:val="001077EC"/>
    <w:rsid w:val="0012214D"/>
    <w:rsid w:val="0013313D"/>
    <w:rsid w:val="001354D3"/>
    <w:rsid w:val="00141997"/>
    <w:rsid w:val="00146D5A"/>
    <w:rsid w:val="00172BB9"/>
    <w:rsid w:val="00183992"/>
    <w:rsid w:val="001A094A"/>
    <w:rsid w:val="001A5A02"/>
    <w:rsid w:val="001D3EED"/>
    <w:rsid w:val="001F1A2B"/>
    <w:rsid w:val="00216FB3"/>
    <w:rsid w:val="00251D21"/>
    <w:rsid w:val="002B1E80"/>
    <w:rsid w:val="002D585D"/>
    <w:rsid w:val="003001C9"/>
    <w:rsid w:val="00341034"/>
    <w:rsid w:val="003443FC"/>
    <w:rsid w:val="00354C2B"/>
    <w:rsid w:val="00373FD1"/>
    <w:rsid w:val="003755AB"/>
    <w:rsid w:val="00384E14"/>
    <w:rsid w:val="00386503"/>
    <w:rsid w:val="003B61CE"/>
    <w:rsid w:val="003D277A"/>
    <w:rsid w:val="003E4CEC"/>
    <w:rsid w:val="003F32CC"/>
    <w:rsid w:val="003F65F5"/>
    <w:rsid w:val="0043229D"/>
    <w:rsid w:val="00472A72"/>
    <w:rsid w:val="00475FF9"/>
    <w:rsid w:val="004764D9"/>
    <w:rsid w:val="004A3869"/>
    <w:rsid w:val="004B293C"/>
    <w:rsid w:val="004C52A5"/>
    <w:rsid w:val="004D0241"/>
    <w:rsid w:val="004D40DE"/>
    <w:rsid w:val="004E03DA"/>
    <w:rsid w:val="004E4C88"/>
    <w:rsid w:val="004F6CF8"/>
    <w:rsid w:val="00541389"/>
    <w:rsid w:val="00586A25"/>
    <w:rsid w:val="005A0F29"/>
    <w:rsid w:val="005C4396"/>
    <w:rsid w:val="005C79B4"/>
    <w:rsid w:val="005D2848"/>
    <w:rsid w:val="005F1736"/>
    <w:rsid w:val="005F2445"/>
    <w:rsid w:val="00606482"/>
    <w:rsid w:val="0060725E"/>
    <w:rsid w:val="006079B1"/>
    <w:rsid w:val="00632656"/>
    <w:rsid w:val="0064442F"/>
    <w:rsid w:val="00646DB4"/>
    <w:rsid w:val="00657CB1"/>
    <w:rsid w:val="00675311"/>
    <w:rsid w:val="00682465"/>
    <w:rsid w:val="0068673A"/>
    <w:rsid w:val="006C2A24"/>
    <w:rsid w:val="006C4887"/>
    <w:rsid w:val="006F0AD2"/>
    <w:rsid w:val="006F4442"/>
    <w:rsid w:val="007009DE"/>
    <w:rsid w:val="00721DFD"/>
    <w:rsid w:val="00727438"/>
    <w:rsid w:val="00737661"/>
    <w:rsid w:val="007421A2"/>
    <w:rsid w:val="0075432C"/>
    <w:rsid w:val="00756C12"/>
    <w:rsid w:val="0076526B"/>
    <w:rsid w:val="00770F43"/>
    <w:rsid w:val="00781D8A"/>
    <w:rsid w:val="007912CA"/>
    <w:rsid w:val="007B5BBB"/>
    <w:rsid w:val="007B6CC6"/>
    <w:rsid w:val="007E1BBF"/>
    <w:rsid w:val="007F0E9B"/>
    <w:rsid w:val="007F5EAA"/>
    <w:rsid w:val="008162D6"/>
    <w:rsid w:val="008422E6"/>
    <w:rsid w:val="00847DF8"/>
    <w:rsid w:val="00860E04"/>
    <w:rsid w:val="00861203"/>
    <w:rsid w:val="008627FB"/>
    <w:rsid w:val="008A09F5"/>
    <w:rsid w:val="008A26C9"/>
    <w:rsid w:val="008C2A9D"/>
    <w:rsid w:val="0092569C"/>
    <w:rsid w:val="0093080C"/>
    <w:rsid w:val="00946A1F"/>
    <w:rsid w:val="00954207"/>
    <w:rsid w:val="009564E7"/>
    <w:rsid w:val="0096581B"/>
    <w:rsid w:val="00971C93"/>
    <w:rsid w:val="009937B8"/>
    <w:rsid w:val="009A543E"/>
    <w:rsid w:val="009B14E8"/>
    <w:rsid w:val="009B4FEE"/>
    <w:rsid w:val="009C5B9D"/>
    <w:rsid w:val="009C5D3C"/>
    <w:rsid w:val="009D0F7D"/>
    <w:rsid w:val="009D1B69"/>
    <w:rsid w:val="009D5A3A"/>
    <w:rsid w:val="009D7787"/>
    <w:rsid w:val="009E51DD"/>
    <w:rsid w:val="009F6A94"/>
    <w:rsid w:val="00A12039"/>
    <w:rsid w:val="00A4534E"/>
    <w:rsid w:val="00A54E84"/>
    <w:rsid w:val="00A57E33"/>
    <w:rsid w:val="00A57F74"/>
    <w:rsid w:val="00AA6E55"/>
    <w:rsid w:val="00AB08E6"/>
    <w:rsid w:val="00AD799A"/>
    <w:rsid w:val="00AE0210"/>
    <w:rsid w:val="00AF1A3A"/>
    <w:rsid w:val="00B07A1F"/>
    <w:rsid w:val="00B07DF9"/>
    <w:rsid w:val="00B1132F"/>
    <w:rsid w:val="00B16DE4"/>
    <w:rsid w:val="00B42710"/>
    <w:rsid w:val="00B6553B"/>
    <w:rsid w:val="00B65EF3"/>
    <w:rsid w:val="00B66FA1"/>
    <w:rsid w:val="00B7631B"/>
    <w:rsid w:val="00B86C6C"/>
    <w:rsid w:val="00B94AD2"/>
    <w:rsid w:val="00BC53FE"/>
    <w:rsid w:val="00BC5F5F"/>
    <w:rsid w:val="00BE2DD2"/>
    <w:rsid w:val="00BE5793"/>
    <w:rsid w:val="00BF78C5"/>
    <w:rsid w:val="00C10154"/>
    <w:rsid w:val="00C232DD"/>
    <w:rsid w:val="00C311D1"/>
    <w:rsid w:val="00C44CBE"/>
    <w:rsid w:val="00C4514F"/>
    <w:rsid w:val="00C51DE0"/>
    <w:rsid w:val="00C524B2"/>
    <w:rsid w:val="00C5363A"/>
    <w:rsid w:val="00C7760A"/>
    <w:rsid w:val="00C777E8"/>
    <w:rsid w:val="00C90732"/>
    <w:rsid w:val="00CD4A84"/>
    <w:rsid w:val="00CE608E"/>
    <w:rsid w:val="00CF1BBC"/>
    <w:rsid w:val="00D0521E"/>
    <w:rsid w:val="00D1001F"/>
    <w:rsid w:val="00D1516F"/>
    <w:rsid w:val="00D17C08"/>
    <w:rsid w:val="00D25120"/>
    <w:rsid w:val="00D30C39"/>
    <w:rsid w:val="00D316D3"/>
    <w:rsid w:val="00D47817"/>
    <w:rsid w:val="00D57FEB"/>
    <w:rsid w:val="00D6238F"/>
    <w:rsid w:val="00D67709"/>
    <w:rsid w:val="00D74314"/>
    <w:rsid w:val="00D76EC7"/>
    <w:rsid w:val="00D90215"/>
    <w:rsid w:val="00D94ABB"/>
    <w:rsid w:val="00D953F3"/>
    <w:rsid w:val="00DC5853"/>
    <w:rsid w:val="00DD5052"/>
    <w:rsid w:val="00E06500"/>
    <w:rsid w:val="00E37F4C"/>
    <w:rsid w:val="00E44546"/>
    <w:rsid w:val="00E4557A"/>
    <w:rsid w:val="00E46B99"/>
    <w:rsid w:val="00E61994"/>
    <w:rsid w:val="00EA62F5"/>
    <w:rsid w:val="00EC52DF"/>
    <w:rsid w:val="00ED0740"/>
    <w:rsid w:val="00ED7F17"/>
    <w:rsid w:val="00EE28CF"/>
    <w:rsid w:val="00EE754C"/>
    <w:rsid w:val="00F42378"/>
    <w:rsid w:val="00F44235"/>
    <w:rsid w:val="00F4506E"/>
    <w:rsid w:val="00F464C0"/>
    <w:rsid w:val="00F6407F"/>
    <w:rsid w:val="00F9169A"/>
    <w:rsid w:val="00F921E2"/>
    <w:rsid w:val="00FB45B0"/>
    <w:rsid w:val="00FC0605"/>
    <w:rsid w:val="00FC1FE6"/>
    <w:rsid w:val="00FD5C8F"/>
    <w:rsid w:val="0364199E"/>
    <w:rsid w:val="05C51508"/>
    <w:rsid w:val="06206F35"/>
    <w:rsid w:val="0AE55BDD"/>
    <w:rsid w:val="13754DB8"/>
    <w:rsid w:val="13AE11C7"/>
    <w:rsid w:val="1BDB6D28"/>
    <w:rsid w:val="219F768A"/>
    <w:rsid w:val="258C74E1"/>
    <w:rsid w:val="26343B1E"/>
    <w:rsid w:val="2AEF2A80"/>
    <w:rsid w:val="2D4A4443"/>
    <w:rsid w:val="2D5A1C0D"/>
    <w:rsid w:val="30BF7988"/>
    <w:rsid w:val="30D10F27"/>
    <w:rsid w:val="320C1BA8"/>
    <w:rsid w:val="3B980E56"/>
    <w:rsid w:val="3E18595A"/>
    <w:rsid w:val="3FFC0091"/>
    <w:rsid w:val="40DE7C5A"/>
    <w:rsid w:val="43BB2E06"/>
    <w:rsid w:val="4D01672A"/>
    <w:rsid w:val="55697B41"/>
    <w:rsid w:val="58614E0C"/>
    <w:rsid w:val="59810AE7"/>
    <w:rsid w:val="5A507EBB"/>
    <w:rsid w:val="5E2F50FE"/>
    <w:rsid w:val="5F8F32BA"/>
    <w:rsid w:val="64E80A87"/>
    <w:rsid w:val="6A486546"/>
    <w:rsid w:val="6F2D3845"/>
    <w:rsid w:val="72BA62BE"/>
    <w:rsid w:val="751F4E72"/>
    <w:rsid w:val="7F7E6BD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0"/>
    <w:semiHidden/>
    <w:unhideWhenUsed/>
    <w:qFormat/>
    <w:uiPriority w:val="99"/>
    <w:pPr>
      <w:spacing w:after="0" w:line="240" w:lineRule="auto"/>
    </w:pPr>
    <w:rPr>
      <w:rFonts w:ascii="Tahoma" w:hAnsi="Tahoma" w:cs="Tahoma"/>
      <w:sz w:val="16"/>
      <w:szCs w:val="16"/>
    </w:rPr>
  </w:style>
  <w:style w:type="paragraph" w:styleId="5">
    <w:name w:val="annotation text"/>
    <w:basedOn w:val="1"/>
    <w:semiHidden/>
    <w:unhideWhenUsed/>
    <w:qFormat/>
    <w:uiPriority w:val="99"/>
    <w:pPr>
      <w:jc w:val="left"/>
    </w:pPr>
  </w:style>
  <w:style w:type="paragraph" w:styleId="6">
    <w:name w:val="footer"/>
    <w:basedOn w:val="1"/>
    <w:link w:val="12"/>
    <w:unhideWhenUsed/>
    <w:qFormat/>
    <w:uiPriority w:val="99"/>
    <w:pPr>
      <w:tabs>
        <w:tab w:val="center" w:pos="4680"/>
        <w:tab w:val="right" w:pos="9360"/>
      </w:tabs>
      <w:spacing w:after="0" w:line="240" w:lineRule="auto"/>
    </w:pPr>
  </w:style>
  <w:style w:type="paragraph" w:styleId="7">
    <w:name w:val="header"/>
    <w:basedOn w:val="1"/>
    <w:link w:val="11"/>
    <w:semiHidden/>
    <w:unhideWhenUsed/>
    <w:qFormat/>
    <w:uiPriority w:val="99"/>
    <w:pPr>
      <w:tabs>
        <w:tab w:val="center" w:pos="4680"/>
        <w:tab w:val="right" w:pos="9360"/>
      </w:tabs>
      <w:spacing w:after="0" w:line="240" w:lineRule="auto"/>
    </w:pPr>
  </w:style>
  <w:style w:type="paragraph" w:styleId="8">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paragraph" w:styleId="9">
    <w:name w:val="List Paragraph"/>
    <w:basedOn w:val="1"/>
    <w:qFormat/>
    <w:uiPriority w:val="34"/>
    <w:pPr>
      <w:ind w:left="720"/>
      <w:contextualSpacing/>
    </w:pPr>
  </w:style>
  <w:style w:type="character" w:customStyle="1" w:styleId="10">
    <w:name w:val="Balloon Text Char"/>
    <w:basedOn w:val="2"/>
    <w:link w:val="4"/>
    <w:semiHidden/>
    <w:qFormat/>
    <w:uiPriority w:val="99"/>
    <w:rPr>
      <w:rFonts w:ascii="Tahoma" w:hAnsi="Tahoma" w:cs="Tahoma"/>
      <w:sz w:val="16"/>
      <w:szCs w:val="16"/>
    </w:rPr>
  </w:style>
  <w:style w:type="character" w:customStyle="1" w:styleId="11">
    <w:name w:val="Header Char"/>
    <w:basedOn w:val="2"/>
    <w:link w:val="7"/>
    <w:semiHidden/>
    <w:qFormat/>
    <w:uiPriority w:val="99"/>
  </w:style>
  <w:style w:type="character" w:customStyle="1" w:styleId="12">
    <w:name w:val="Footer Char"/>
    <w:basedOn w:val="2"/>
    <w:link w:val="6"/>
    <w:qFormat/>
    <w:uiPriority w:val="99"/>
  </w:style>
  <w:style w:type="paragraph" w:customStyle="1" w:styleId="13">
    <w:name w:val="ds-markdown-paragraph"/>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3A4492-2498-4CB0-9655-C58AAD94546C}">
  <ds:schemaRefs/>
</ds:datastoreItem>
</file>

<file path=docProps/app.xml><?xml version="1.0" encoding="utf-8"?>
<Properties xmlns="http://schemas.openxmlformats.org/officeDocument/2006/extended-properties" xmlns:vt="http://schemas.openxmlformats.org/officeDocument/2006/docPropsVTypes">
  <Template>Normal</Template>
  <Pages>26</Pages>
  <Words>3270</Words>
  <Characters>19194</Characters>
  <Lines>240</Lines>
  <Paragraphs>67</Paragraphs>
  <TotalTime>70</TotalTime>
  <ScaleCrop>false</ScaleCrop>
  <LinksUpToDate>false</LinksUpToDate>
  <CharactersWithSpaces>22407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2026-08-18T17:36:00Z</dcterms:created>
  <dc:creator>Muhamad Zamani Mshenga</dc:creator>
  <cp:lastModifiedBy>PC</cp:lastModifiedBy>
  <dcterms:modified xsi:type="dcterms:W3CDTF">2026-09-18T06:11:48Z</dcterms:modified>
  <cp:revision>79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eyJoZGlkIjoiNTE3ZWE5OGQwYjMxZTA0ZTJjOTIxNTdmMTYyZWNlNTIifQ==</vt:lpwstr>
  </property>
  <property fmtid="{D5CDD505-2E9C-101B-9397-08002B2CF9AE}" pid="3" name="KSOProductBuildVer">
    <vt:lpwstr>1033-12.1.0.28485</vt:lpwstr>
  </property>
  <property fmtid="{D5CDD505-2E9C-101B-9397-08002B2CF9AE}" pid="4" name="ICV">
    <vt:lpwstr>3937C93979364EFC8B6F16193949415E_13</vt:lpwstr>
  </property>
</Properties>
</file>